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8B37EE" w14:textId="35B30A7A" w:rsidR="00C804D2" w:rsidRDefault="00000000" w:rsidP="008368B7">
      <w:pPr>
        <w:pStyle w:val="Titolo"/>
        <w:jc w:val="left"/>
      </w:pPr>
      <w:sdt>
        <w:sdtPr>
          <w:id w:val="-627929158"/>
          <w:placeholder>
            <w:docPart w:val="5851E29D85D24F2FA643005A78ECF0B2"/>
          </w:placeholder>
          <w15:appearance w15:val="hidden"/>
        </w:sdtPr>
        <w:sdtContent>
          <w:r w:rsidR="00472A4C">
            <w:t>Interpreting ANOVA results</w:t>
          </w:r>
        </w:sdtContent>
      </w:sdt>
    </w:p>
    <w:sdt>
      <w:sdtPr>
        <w:rPr>
          <w:sz w:val="22"/>
          <w14:ligatures w14:val="standardContextual"/>
        </w:rPr>
        <w:id w:val="-1294904295"/>
        <w:placeholder>
          <w:docPart w:val="C1539CF6E4B243FEA49902264387DB81"/>
        </w:placeholder>
        <w15:appearance w15:val="hidden"/>
      </w:sdtPr>
      <w:sdtContent>
        <w:p w14:paraId="58A5DE93" w14:textId="505484DF" w:rsidR="00411D2B" w:rsidRPr="00411D2B" w:rsidRDefault="00411D2B" w:rsidP="00900F94">
          <w:pPr>
            <w:pStyle w:val="Author"/>
            <w:jc w:val="left"/>
          </w:pPr>
          <w:r>
            <w:t>[borwick2001]</w:t>
          </w:r>
        </w:p>
        <w:p w14:paraId="4CA221CD" w14:textId="77777777" w:rsidR="00411D2B" w:rsidRDefault="00411D2B" w:rsidP="008368B7">
          <w:pPr>
            <w:jc w:val="left"/>
          </w:pPr>
          <w:r>
            <w:rPr>
              <w:noProof/>
              <w14:ligatures w14:val="none"/>
            </w:rPr>
            <w:drawing>
              <wp:inline distT="0" distB="0" distL="0" distR="0" wp14:anchorId="50853173" wp14:editId="000B3D35">
                <wp:extent cx="5943600" cy="1922145"/>
                <wp:effectExtent l="0" t="0" r="0" b="1905"/>
                <wp:docPr id="8"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1922145"/>
                        </a:xfrm>
                        <a:prstGeom prst="rect">
                          <a:avLst/>
                        </a:prstGeom>
                      </pic:spPr>
                    </pic:pic>
                  </a:graphicData>
                </a:graphic>
              </wp:inline>
            </w:drawing>
          </w:r>
        </w:p>
        <w:p w14:paraId="15ED6886" w14:textId="02F785BA" w:rsidR="00BF2B32" w:rsidRPr="00411D2B" w:rsidRDefault="00411D2B" w:rsidP="008368B7">
          <w:pPr>
            <w:jc w:val="left"/>
          </w:pPr>
          <w:bookmarkStart w:id="0" w:name="_Hlk31964778"/>
          <w:r w:rsidRPr="005A687E">
            <w:rPr>
              <w:highlight w:val="yellow"/>
            </w:rPr>
            <w:t>A listener’s performance can be quantitatively measured by statistically analysing their listening test data. By performing analysis of variance (ANOVA) on each individual listener’s data, the error variance and F-statistic scores can be computed to establish who are the most discriminating and reliable judges of sound quality</w:t>
          </w:r>
        </w:p>
      </w:sdtContent>
    </w:sdt>
    <w:bookmarkEnd w:id="0"/>
    <w:p w14:paraId="47DC5BF0" w14:textId="3EE9E40C" w:rsidR="0087427E" w:rsidRDefault="00472A4C" w:rsidP="008368B7">
      <w:pPr>
        <w:pStyle w:val="Titolo1"/>
        <w:jc w:val="left"/>
      </w:pPr>
      <w:r>
        <w:t>[zach2006]</w:t>
      </w:r>
    </w:p>
    <w:p w14:paraId="2DDE855D" w14:textId="711B3B2E" w:rsidR="00472A4C" w:rsidRPr="00472A4C" w:rsidRDefault="00472A4C" w:rsidP="008368B7">
      <w:pPr>
        <w:pStyle w:val="Titolo2"/>
        <w:jc w:val="left"/>
      </w:pPr>
      <w:r>
        <w:t>Interpreting Box plots</w:t>
      </w:r>
    </w:p>
    <w:p w14:paraId="6DFC35EF" w14:textId="756837A7" w:rsidR="00472A4C" w:rsidRDefault="00472A4C" w:rsidP="008368B7">
      <w:pPr>
        <w:jc w:val="left"/>
      </w:pPr>
      <w:r w:rsidRPr="00472A4C">
        <w:t xml:space="preserve">The box plot (also called a box- and-whisker plot) provides a quick overview of the distribution of the data including outlying and extreme observations. </w:t>
      </w:r>
      <w:r w:rsidRPr="00472A4C">
        <w:rPr>
          <w:highlight w:val="yellow"/>
        </w:rPr>
        <w:t>The box represents the range occupied by 50% of the observations plus an indication of the median</w:t>
      </w:r>
      <w:r w:rsidRPr="00472A4C">
        <w:t xml:space="preserve">. If the median is in the middle of the box, it indicates a symmetrical distribution and the standard mean value can be used instead. </w:t>
      </w:r>
      <w:r w:rsidRPr="00472A4C">
        <w:rPr>
          <w:highlight w:val="yellow"/>
        </w:rPr>
        <w:t>Observations more than 1.5 times the box length from the 25% or 75% percentile</w:t>
      </w:r>
      <w:r w:rsidRPr="00472A4C">
        <w:rPr>
          <w:rStyle w:val="Rimandonotaapidipagina"/>
          <w:highlight w:val="yellow"/>
        </w:rPr>
        <w:footnoteReference w:id="2"/>
      </w:r>
      <w:r w:rsidRPr="00472A4C">
        <w:rPr>
          <w:highlight w:val="yellow"/>
        </w:rPr>
        <w:t>, termed outliers, are marked</w:t>
      </w:r>
      <w:r w:rsidRPr="00472A4C">
        <w:t xml:space="preserve"> and hence are extreme observations corresponding to more than three times the box length from the 25% and 75% percentiles. The box plot in Figure 6.6 shows, as expected, that the distribution is symmetrical and that there are no outliers.</w:t>
      </w:r>
    </w:p>
    <w:p w14:paraId="3A2BF608" w14:textId="22CB9723" w:rsidR="00472A4C" w:rsidRDefault="00472A4C" w:rsidP="008368B7">
      <w:pPr>
        <w:jc w:val="left"/>
      </w:pPr>
      <w:r>
        <w:rPr>
          <w:noProof/>
          <w14:ligatures w14:val="none"/>
        </w:rPr>
        <w:lastRenderedPageBreak/>
        <w:drawing>
          <wp:inline distT="0" distB="0" distL="0" distR="0" wp14:anchorId="0E8CF28A" wp14:editId="5041593F">
            <wp:extent cx="4019550" cy="4762500"/>
            <wp:effectExtent l="0" t="0" r="0" b="0"/>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019550" cy="4762500"/>
                    </a:xfrm>
                    <a:prstGeom prst="rect">
                      <a:avLst/>
                    </a:prstGeom>
                  </pic:spPr>
                </pic:pic>
              </a:graphicData>
            </a:graphic>
          </wp:inline>
        </w:drawing>
      </w:r>
    </w:p>
    <w:p w14:paraId="7771D847" w14:textId="339D96D9" w:rsidR="00472A4C" w:rsidRDefault="00472A4C" w:rsidP="008368B7">
      <w:pPr>
        <w:jc w:val="left"/>
      </w:pPr>
      <w:r>
        <w:t>(Description of the different parts of a box plot, from [</w:t>
      </w:r>
      <w:r w:rsidR="006240DF">
        <w:t>be</w:t>
      </w:r>
      <w:r>
        <w:t>ch2006])</w:t>
      </w:r>
    </w:p>
    <w:p w14:paraId="204AE890" w14:textId="2E1F9D9E" w:rsidR="004C48B8" w:rsidRDefault="004C48B8" w:rsidP="008368B7">
      <w:pPr>
        <w:jc w:val="left"/>
      </w:pPr>
      <w:r>
        <w:rPr>
          <w:noProof/>
          <w14:ligatures w14:val="none"/>
        </w:rPr>
        <w:lastRenderedPageBreak/>
        <w:drawing>
          <wp:inline distT="0" distB="0" distL="0" distR="0" wp14:anchorId="6EB1F8BF" wp14:editId="3CA0B472">
            <wp:extent cx="4524375" cy="3190875"/>
            <wp:effectExtent l="0" t="0" r="9525" b="9525"/>
            <wp:docPr id="4"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524375" cy="3190875"/>
                    </a:xfrm>
                    <a:prstGeom prst="rect">
                      <a:avLst/>
                    </a:prstGeom>
                  </pic:spPr>
                </pic:pic>
              </a:graphicData>
            </a:graphic>
          </wp:inline>
        </w:drawing>
      </w:r>
    </w:p>
    <w:p w14:paraId="0DEE8A8C" w14:textId="35881F0B" w:rsidR="004C48B8" w:rsidRDefault="004C48B8" w:rsidP="008368B7">
      <w:pPr>
        <w:jc w:val="left"/>
      </w:pPr>
      <w:r>
        <w:t>Also the top and the bottom of the angled lines have significance as they represent the upper confidence limit and the lower confidence limit, so the 95% confidence interval of the median (we are 95% confident that the true median value for the listener rating (for each listener) ranges from the upper circle to the lower circle:</w:t>
      </w:r>
    </w:p>
    <w:p w14:paraId="6227D7A6" w14:textId="57404D68" w:rsidR="004C48B8" w:rsidRDefault="004C48B8" w:rsidP="008368B7">
      <w:pPr>
        <w:jc w:val="left"/>
      </w:pPr>
      <w:r>
        <w:rPr>
          <w:noProof/>
          <w14:ligatures w14:val="none"/>
        </w:rPr>
        <w:drawing>
          <wp:inline distT="0" distB="0" distL="0" distR="0" wp14:anchorId="7B0E8BA4" wp14:editId="780FFC4B">
            <wp:extent cx="1314450" cy="1581150"/>
            <wp:effectExtent l="0" t="0" r="0" b="0"/>
            <wp:docPr id="6"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314450" cy="1581150"/>
                    </a:xfrm>
                    <a:prstGeom prst="rect">
                      <a:avLst/>
                    </a:prstGeom>
                  </pic:spPr>
                </pic:pic>
              </a:graphicData>
            </a:graphic>
          </wp:inline>
        </w:drawing>
      </w:r>
      <w:r>
        <w:t xml:space="preserve">  </w:t>
      </w:r>
      <w:r>
        <w:rPr>
          <w:noProof/>
          <w14:ligatures w14:val="none"/>
        </w:rPr>
        <w:drawing>
          <wp:inline distT="0" distB="0" distL="0" distR="0" wp14:anchorId="58E66B2B" wp14:editId="7230ADBA">
            <wp:extent cx="4238625" cy="2816590"/>
            <wp:effectExtent l="0" t="0" r="0" b="3175"/>
            <wp:docPr id="11" name="Immagin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239596" cy="2817235"/>
                    </a:xfrm>
                    <a:prstGeom prst="rect">
                      <a:avLst/>
                    </a:prstGeom>
                  </pic:spPr>
                </pic:pic>
              </a:graphicData>
            </a:graphic>
          </wp:inline>
        </w:drawing>
      </w:r>
      <w:r>
        <w:br/>
        <w:t>[</w:t>
      </w:r>
      <w:hyperlink r:id="rId13" w:history="1">
        <w:r>
          <w:rPr>
            <w:rStyle w:val="Collegamentoipertestuale"/>
          </w:rPr>
          <w:t>https://www.youtube.com/watch?v=gyccXv1NiOw</w:t>
        </w:r>
      </w:hyperlink>
      <w:r>
        <w:t>]</w:t>
      </w:r>
    </w:p>
    <w:p w14:paraId="7F6853AF" w14:textId="77777777" w:rsidR="004C48B8" w:rsidRDefault="004C48B8" w:rsidP="008368B7">
      <w:pPr>
        <w:jc w:val="left"/>
      </w:pPr>
    </w:p>
    <w:p w14:paraId="39CF2133" w14:textId="5A39657C" w:rsidR="007F3D52" w:rsidRDefault="007F3D52" w:rsidP="008368B7">
      <w:pPr>
        <w:jc w:val="left"/>
      </w:pPr>
    </w:p>
    <w:p w14:paraId="5743FE97" w14:textId="3E0FB04F" w:rsidR="00472A4C" w:rsidRDefault="00472A4C" w:rsidP="008368B7">
      <w:pPr>
        <w:pStyle w:val="Titolo2"/>
        <w:jc w:val="left"/>
      </w:pPr>
      <w:r>
        <w:t>Interpreting anova tables</w:t>
      </w:r>
    </w:p>
    <w:tbl>
      <w:tblPr>
        <w:tblStyle w:val="Grigliatabella"/>
        <w:tblW w:w="0" w:type="auto"/>
        <w:tblLook w:val="04A0" w:firstRow="1" w:lastRow="0" w:firstColumn="1" w:lastColumn="0" w:noHBand="0" w:noVBand="1"/>
      </w:tblPr>
      <w:tblGrid>
        <w:gridCol w:w="4675"/>
        <w:gridCol w:w="4675"/>
      </w:tblGrid>
      <w:tr w:rsidR="007F3D52" w14:paraId="6D1F06EF" w14:textId="77777777" w:rsidTr="002D6911">
        <w:tc>
          <w:tcPr>
            <w:tcW w:w="4675" w:type="dxa"/>
            <w:vAlign w:val="center"/>
          </w:tcPr>
          <w:p w14:paraId="0AF77AA8" w14:textId="19901B24" w:rsidR="007F3D52" w:rsidRPr="007F3D52" w:rsidRDefault="007F3D52" w:rsidP="008368B7">
            <w:pPr>
              <w:jc w:val="left"/>
              <w:rPr>
                <w:b/>
                <w:bCs/>
              </w:rPr>
            </w:pPr>
            <w:r w:rsidRPr="007F3D52">
              <w:rPr>
                <w:b/>
                <w:bCs/>
              </w:rPr>
              <w:t>Row</w:t>
            </w:r>
          </w:p>
        </w:tc>
        <w:tc>
          <w:tcPr>
            <w:tcW w:w="4675" w:type="dxa"/>
            <w:vAlign w:val="center"/>
          </w:tcPr>
          <w:p w14:paraId="53292937" w14:textId="486DF9E9" w:rsidR="007F3D52" w:rsidRPr="007F3D52" w:rsidRDefault="007F3D52" w:rsidP="008368B7">
            <w:pPr>
              <w:jc w:val="left"/>
              <w:rPr>
                <w:b/>
                <w:bCs/>
              </w:rPr>
            </w:pPr>
            <w:r w:rsidRPr="007F3D52">
              <w:rPr>
                <w:b/>
                <w:bCs/>
              </w:rPr>
              <w:t>Definition</w:t>
            </w:r>
          </w:p>
        </w:tc>
      </w:tr>
      <w:tr w:rsidR="007F3D52" w14:paraId="23A366F3" w14:textId="77777777" w:rsidTr="007F3D52">
        <w:tc>
          <w:tcPr>
            <w:tcW w:w="4675" w:type="dxa"/>
          </w:tcPr>
          <w:p w14:paraId="5A59E480" w14:textId="3E194493" w:rsidR="007F3D52" w:rsidRPr="007F3D52" w:rsidRDefault="007F3D52" w:rsidP="008368B7">
            <w:pPr>
              <w:jc w:val="left"/>
            </w:pPr>
            <w:r w:rsidRPr="007F3D52">
              <w:t>Groups</w:t>
            </w:r>
          </w:p>
        </w:tc>
        <w:tc>
          <w:tcPr>
            <w:tcW w:w="4675" w:type="dxa"/>
          </w:tcPr>
          <w:p w14:paraId="459FEF12" w14:textId="6A688894" w:rsidR="007F3D52" w:rsidRPr="007F3D52" w:rsidRDefault="007F3D52" w:rsidP="008368B7">
            <w:pPr>
              <w:jc w:val="left"/>
            </w:pPr>
            <w:bookmarkStart w:id="1" w:name="_Hlk31967155"/>
            <w:r w:rsidRPr="007F3D52">
              <w:t>Variability due to the differences among the group means (variability </w:t>
            </w:r>
            <w:r w:rsidRPr="007F3D52">
              <w:rPr>
                <w:i/>
                <w:iCs/>
              </w:rPr>
              <w:t>between</w:t>
            </w:r>
            <w:r w:rsidRPr="007F3D52">
              <w:t> groups)</w:t>
            </w:r>
            <w:bookmarkEnd w:id="1"/>
          </w:p>
        </w:tc>
      </w:tr>
      <w:tr w:rsidR="007F3D52" w:rsidRPr="006240DF" w14:paraId="20F084FA" w14:textId="77777777" w:rsidTr="007F3D52">
        <w:tc>
          <w:tcPr>
            <w:tcW w:w="4675" w:type="dxa"/>
          </w:tcPr>
          <w:p w14:paraId="4EB130D9" w14:textId="474C730D" w:rsidR="007F3D52" w:rsidRPr="007F3D52" w:rsidRDefault="007F3D52" w:rsidP="008368B7">
            <w:pPr>
              <w:jc w:val="left"/>
            </w:pPr>
            <w:r w:rsidRPr="007F3D52">
              <w:t>Error</w:t>
            </w:r>
          </w:p>
        </w:tc>
        <w:tc>
          <w:tcPr>
            <w:tcW w:w="4675" w:type="dxa"/>
          </w:tcPr>
          <w:p w14:paraId="780A02D7" w14:textId="77777777" w:rsidR="007F3D52" w:rsidRDefault="007F3D52" w:rsidP="008368B7">
            <w:pPr>
              <w:jc w:val="left"/>
            </w:pPr>
            <w:bookmarkStart w:id="2" w:name="_Hlk31967197"/>
            <w:r w:rsidRPr="007F3D52">
              <w:t>Variability due to the differences between the data in each group and the group mean (variability </w:t>
            </w:r>
            <w:r w:rsidRPr="007F3D52">
              <w:rPr>
                <w:i/>
                <w:iCs/>
              </w:rPr>
              <w:t>within</w:t>
            </w:r>
            <w:r w:rsidRPr="007F3D52">
              <w:t> groups)</w:t>
            </w:r>
          </w:p>
          <w:bookmarkEnd w:id="2"/>
          <w:p w14:paraId="7EABD3FD" w14:textId="2DFBEFDA" w:rsidR="009A663B" w:rsidRPr="009A663B" w:rsidRDefault="009A663B" w:rsidP="008368B7">
            <w:pPr>
              <w:jc w:val="left"/>
              <w:rPr>
                <w:lang w:val="it-IT"/>
              </w:rPr>
            </w:pPr>
            <w:r w:rsidRPr="009A663B">
              <w:rPr>
                <w:highlight w:val="yellow"/>
                <w:lang w:val="it-IT"/>
              </w:rPr>
              <w:t>Per questo faccio il test dei residui se voglio controllare l</w:t>
            </w:r>
            <w:r>
              <w:rPr>
                <w:highlight w:val="yellow"/>
                <w:lang w:val="it-IT"/>
              </w:rPr>
              <w:t>’assunzione di</w:t>
            </w:r>
            <w:r w:rsidRPr="009A663B">
              <w:rPr>
                <w:highlight w:val="yellow"/>
                <w:lang w:val="it-IT"/>
              </w:rPr>
              <w:t xml:space="preserve"> normalità!</w:t>
            </w:r>
          </w:p>
        </w:tc>
      </w:tr>
    </w:tbl>
    <w:p w14:paraId="7AEB9CF0" w14:textId="77777777" w:rsidR="007F3D52" w:rsidRPr="009A663B" w:rsidRDefault="007F3D52" w:rsidP="008368B7">
      <w:pPr>
        <w:jc w:val="left"/>
        <w:rPr>
          <w:lang w:val="it-IT"/>
        </w:rPr>
      </w:pPr>
    </w:p>
    <w:p w14:paraId="7A18CA7D" w14:textId="77777777" w:rsidR="00472A4C" w:rsidRDefault="00472A4C" w:rsidP="008368B7">
      <w:pPr>
        <w:jc w:val="left"/>
      </w:pPr>
      <w:r>
        <w:t>Matlab:</w:t>
      </w:r>
      <w:r>
        <w:br/>
      </w:r>
      <w:r w:rsidRPr="00472A4C">
        <w:t>The ANOVA table shows the between-groups variation (Columns) and within-groups variation (Error).</w:t>
      </w:r>
      <w:r>
        <w:br/>
        <w:t>In python: columns  -&gt; C(treatments)</w:t>
      </w:r>
      <w:r>
        <w:br/>
        <w:t xml:space="preserve">              Error      -&gt; Residual</w:t>
      </w:r>
    </w:p>
    <w:p w14:paraId="48965604" w14:textId="58EB36C5" w:rsidR="00472A4C" w:rsidRPr="00472A4C" w:rsidRDefault="00472A4C" w:rsidP="008368B7">
      <w:pPr>
        <w:jc w:val="left"/>
      </w:pPr>
      <w:bookmarkStart w:id="3" w:name="_Hlk31968623"/>
      <m:oMath>
        <m:r>
          <w:rPr>
            <w:rFonts w:ascii="Latin Modern Math" w:hAnsi="Latin Modern Math"/>
          </w:rPr>
          <m:t>SS</m:t>
        </m:r>
      </m:oMath>
      <w:r w:rsidRPr="00472A4C">
        <w:t> is the sum of squares, and </w:t>
      </w:r>
      <m:oMath>
        <m:r>
          <w:rPr>
            <w:rFonts w:ascii="Latin Modern Math" w:hAnsi="Latin Modern Math"/>
          </w:rPr>
          <m:t>df</m:t>
        </m:r>
      </m:oMath>
      <w:r w:rsidRPr="00472A4C">
        <w:t> is the degrees of freedom. The total degrees of freedom is total number of observations minus one, The between-groups degrees of freedom is number of groups minus one</w:t>
      </w:r>
      <w:r>
        <w:t xml:space="preserve">. </w:t>
      </w:r>
      <w:r w:rsidRPr="00472A4C">
        <w:t>The within-groups degrees of freedom is total degrees of freedom minus the between groups degrees of freedom</w:t>
      </w:r>
      <w:r>
        <w:t>.</w:t>
      </w:r>
    </w:p>
    <w:p w14:paraId="04290E2A" w14:textId="77777777" w:rsidR="00472A4C" w:rsidRDefault="00472A4C" w:rsidP="008368B7">
      <w:pPr>
        <w:jc w:val="left"/>
      </w:pPr>
      <m:oMath>
        <m:r>
          <w:rPr>
            <w:rFonts w:ascii="Latin Modern Math" w:hAnsi="Latin Modern Math"/>
          </w:rPr>
          <m:t>MS=</m:t>
        </m:r>
        <m:f>
          <m:fPr>
            <m:ctrlPr>
              <w:rPr>
                <w:rFonts w:ascii="Latin Modern Math" w:hAnsi="Latin Modern Math"/>
                <w:i/>
              </w:rPr>
            </m:ctrlPr>
          </m:fPr>
          <m:num>
            <m:r>
              <w:rPr>
                <w:rFonts w:ascii="Latin Modern Math" w:hAnsi="Latin Modern Math"/>
              </w:rPr>
              <m:t>SS</m:t>
            </m:r>
          </m:num>
          <m:den>
            <m:r>
              <w:rPr>
                <w:rFonts w:ascii="Latin Modern Math" w:hAnsi="Latin Modern Math"/>
              </w:rPr>
              <m:t>df</m:t>
            </m:r>
          </m:den>
        </m:f>
      </m:oMath>
      <w:r w:rsidRPr="00472A4C">
        <w:t> is the mean squared error for each source of variation. The </w:t>
      </w:r>
      <w:r w:rsidRPr="00472A4C">
        <w:rPr>
          <w:i/>
          <w:iCs/>
        </w:rPr>
        <w:t>F</w:t>
      </w:r>
      <w:r w:rsidRPr="00472A4C">
        <w:t>-statistic is the ratio of the mean squared errors (</w:t>
      </w:r>
      <w:r>
        <w:t>MS_columns</w:t>
      </w:r>
      <w:r w:rsidRPr="00472A4C">
        <w:t>/</w:t>
      </w:r>
      <w:r>
        <w:t>MS_errors</w:t>
      </w:r>
      <w:r w:rsidRPr="00472A4C">
        <w:t xml:space="preserve">). </w:t>
      </w:r>
    </w:p>
    <w:p w14:paraId="577C7B44" w14:textId="77777777" w:rsidR="00F648DF" w:rsidRDefault="00472A4C" w:rsidP="008368B7">
      <w:pPr>
        <w:jc w:val="left"/>
      </w:pPr>
      <w:bookmarkStart w:id="4" w:name="_Hlk31967240"/>
      <w:bookmarkEnd w:id="3"/>
      <w:r w:rsidRPr="00472A4C">
        <w:t>The </w:t>
      </w:r>
      <w:r w:rsidRPr="00472A4C">
        <w:rPr>
          <w:i/>
          <w:iCs/>
        </w:rPr>
        <w:t>p</w:t>
      </w:r>
      <w:r w:rsidRPr="00472A4C">
        <w:t xml:space="preserve">-value is the probability that the test statistic can take a value greater than the value of the computed test statistic, i.e., P(F &gt; </w:t>
      </w:r>
      <w:r w:rsidR="00F648DF">
        <w:t>F_column</w:t>
      </w:r>
      <w:r w:rsidRPr="00472A4C">
        <w:t xml:space="preserve">). </w:t>
      </w:r>
    </w:p>
    <w:p w14:paraId="4A6EA5E7" w14:textId="7FD95308" w:rsidR="00472A4C" w:rsidRDefault="00F648DF" w:rsidP="008368B7">
      <w:pPr>
        <w:jc w:val="left"/>
      </w:pPr>
      <w:r>
        <w:t>A</w:t>
      </w:r>
      <w:r w:rsidR="00472A4C" w:rsidRPr="00472A4C">
        <w:t xml:space="preserve"> small </w:t>
      </w:r>
      <w:r w:rsidR="00472A4C" w:rsidRPr="00472A4C">
        <w:rPr>
          <w:i/>
          <w:iCs/>
        </w:rPr>
        <w:t>p</w:t>
      </w:r>
      <w:r w:rsidR="00472A4C" w:rsidRPr="00472A4C">
        <w:t xml:space="preserve">-value </w:t>
      </w:r>
      <w:r>
        <w:t>(such as</w:t>
      </w:r>
      <w:r w:rsidR="00472A4C" w:rsidRPr="00472A4C">
        <w:t xml:space="preserve"> 0.0023</w:t>
      </w:r>
      <w:r>
        <w:t>)</w:t>
      </w:r>
      <w:r w:rsidR="00472A4C" w:rsidRPr="00472A4C">
        <w:t xml:space="preserve"> indicates that differences between column means are significant</w:t>
      </w:r>
    </w:p>
    <w:bookmarkEnd w:id="4"/>
    <w:p w14:paraId="247F13E5" w14:textId="763A3BC9" w:rsidR="00BC4BBB" w:rsidRPr="00F70402" w:rsidRDefault="007F3D52" w:rsidP="008368B7">
      <w:pPr>
        <w:jc w:val="left"/>
        <w:rPr>
          <w:sz w:val="18"/>
          <w:szCs w:val="20"/>
          <w:lang w:val="it-IT"/>
        </w:rPr>
      </w:pPr>
      <w:r w:rsidRPr="00F70402">
        <w:rPr>
          <w:lang w:val="it-IT"/>
        </w:rPr>
        <w:lastRenderedPageBreak/>
        <w:t>DA PAG.191 A PAG.193 PER CAPIRE LE FORMULE</w:t>
      </w:r>
      <w:r w:rsidR="00BC4BBB" w:rsidRPr="00F70402">
        <w:rPr>
          <w:lang w:val="it-IT"/>
        </w:rPr>
        <w:br/>
      </w:r>
    </w:p>
    <w:p w14:paraId="3802829F" w14:textId="77777777" w:rsidR="009A663B" w:rsidRDefault="009A663B" w:rsidP="008368B7">
      <w:pPr>
        <w:pStyle w:val="Titolo1"/>
        <w:jc w:val="left"/>
      </w:pPr>
      <w:r>
        <w:t>[Fazenda2015] EXAMPLE</w:t>
      </w:r>
    </w:p>
    <w:p w14:paraId="5359ECEB" w14:textId="77777777" w:rsidR="009A663B" w:rsidRDefault="009A663B" w:rsidP="008368B7">
      <w:pPr>
        <w:jc w:val="left"/>
      </w:pPr>
      <w:r w:rsidRPr="00272530">
        <w:rPr>
          <w:sz w:val="28"/>
          <w:szCs w:val="32"/>
        </w:rPr>
        <w:t>Example</w:t>
      </w:r>
      <w:r>
        <w:rPr>
          <w:sz w:val="28"/>
          <w:szCs w:val="32"/>
        </w:rPr>
        <w:t xml:space="preserve"> of why ANOVA</w:t>
      </w:r>
      <w:r>
        <w:t>: we want to rate 4 loudspeakers in terms of perceived quality</w:t>
      </w:r>
      <w:r>
        <w:br/>
        <w:t>Rating scores between 0 and 10 in steps of 0.1 with 6 listeners on 4 loudspeakers</w:t>
      </w:r>
    </w:p>
    <w:p w14:paraId="3BE2E770" w14:textId="77777777" w:rsidR="009A663B" w:rsidRDefault="009A663B" w:rsidP="008368B7">
      <w:pPr>
        <w:jc w:val="left"/>
      </w:pPr>
      <w:r>
        <w:rPr>
          <w:noProof/>
          <w14:ligatures w14:val="none"/>
        </w:rPr>
        <w:drawing>
          <wp:inline distT="0" distB="0" distL="0" distR="0" wp14:anchorId="259B90A1" wp14:editId="5C08266F">
            <wp:extent cx="4664275" cy="2673985"/>
            <wp:effectExtent l="0" t="0" r="3175" b="0"/>
            <wp:docPr id="25" name="Immagin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669423" cy="2676936"/>
                    </a:xfrm>
                    <a:prstGeom prst="rect">
                      <a:avLst/>
                    </a:prstGeom>
                  </pic:spPr>
                </pic:pic>
              </a:graphicData>
            </a:graphic>
          </wp:inline>
        </w:drawing>
      </w:r>
    </w:p>
    <w:p w14:paraId="0AD57507" w14:textId="77777777" w:rsidR="009A663B" w:rsidRDefault="009A663B" w:rsidP="008368B7">
      <w:pPr>
        <w:jc w:val="left"/>
      </w:pPr>
      <w:bookmarkStart w:id="5" w:name="_Hlk31727142"/>
      <w:r w:rsidRPr="004A3D55">
        <w:rPr>
          <w:highlight w:val="green"/>
        </w:rPr>
        <w:t>The ANOVA checks the hypothesis that all means are the same</w:t>
      </w:r>
      <w:r>
        <w:t xml:space="preserve"> </w:t>
      </w:r>
      <w:r w:rsidRPr="004A3D55">
        <w:rPr>
          <w:highlight w:val="green"/>
        </w:rPr>
        <w:t>(for the 4 loudspeakers)</w:t>
      </w:r>
      <w:r>
        <w:t xml:space="preserve"> </w:t>
      </w:r>
      <w:r>
        <w:br/>
        <w:t xml:space="preserve">Can be run in excel (or Matlab, SPSS, R, etc) </w:t>
      </w:r>
      <w:r>
        <w:br/>
      </w:r>
      <w:r w:rsidRPr="004A3D55">
        <w:rPr>
          <w:highlight w:val="green"/>
        </w:rPr>
        <w:t>It gives a percentage probability that they all belong to the same population. This is output in P-value in the table</w:t>
      </w:r>
    </w:p>
    <w:bookmarkEnd w:id="5"/>
    <w:p w14:paraId="39F75001" w14:textId="77777777" w:rsidR="009A663B" w:rsidRDefault="009A663B" w:rsidP="008368B7">
      <w:pPr>
        <w:jc w:val="left"/>
      </w:pPr>
      <w:r>
        <w:rPr>
          <w:noProof/>
          <w14:ligatures w14:val="none"/>
        </w:rPr>
        <w:drawing>
          <wp:inline distT="0" distB="0" distL="0" distR="0" wp14:anchorId="3FB76823" wp14:editId="7A22CB32">
            <wp:extent cx="4467225" cy="1028700"/>
            <wp:effectExtent l="0" t="0" r="9525" b="0"/>
            <wp:docPr id="26" name="Immagin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467225" cy="1028700"/>
                    </a:xfrm>
                    <a:prstGeom prst="rect">
                      <a:avLst/>
                    </a:prstGeom>
                  </pic:spPr>
                </pic:pic>
              </a:graphicData>
            </a:graphic>
          </wp:inline>
        </w:drawing>
      </w:r>
    </w:p>
    <w:p w14:paraId="5FC5149F" w14:textId="77777777" w:rsidR="009A663B" w:rsidRDefault="009A663B" w:rsidP="008368B7">
      <w:pPr>
        <w:jc w:val="left"/>
      </w:pPr>
      <w:r>
        <w:rPr>
          <w:noProof/>
          <w14:ligatures w14:val="none"/>
        </w:rPr>
        <w:lastRenderedPageBreak/>
        <w:drawing>
          <wp:inline distT="0" distB="0" distL="0" distR="0" wp14:anchorId="23DA3E1E" wp14:editId="068DCF9B">
            <wp:extent cx="5943600" cy="1626235"/>
            <wp:effectExtent l="0" t="0" r="0" b="0"/>
            <wp:docPr id="27" name="Immagin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1626235"/>
                    </a:xfrm>
                    <a:prstGeom prst="rect">
                      <a:avLst/>
                    </a:prstGeom>
                  </pic:spPr>
                </pic:pic>
              </a:graphicData>
            </a:graphic>
          </wp:inline>
        </w:drawing>
      </w:r>
    </w:p>
    <w:p w14:paraId="26B504EF" w14:textId="77777777" w:rsidR="009A663B" w:rsidRDefault="009A663B" w:rsidP="008368B7">
      <w:pPr>
        <w:jc w:val="left"/>
      </w:pPr>
      <w:bookmarkStart w:id="6" w:name="_Hlk31965957"/>
      <w:r>
        <w:t>The ANOVA has suggested a significant effect for loudspeakers But it only tells you that at least one loudspeaker is scored significantly different from the others But how do we tell if there is a difference, say, between B and D?</w:t>
      </w:r>
    </w:p>
    <w:p w14:paraId="098B1141" w14:textId="77777777" w:rsidR="009A663B" w:rsidRDefault="009A663B" w:rsidP="008368B7">
      <w:pPr>
        <w:jc w:val="left"/>
      </w:pPr>
      <w:r>
        <w:t>If you want to find out which particular scores are significantly different you would need to run a series of paired comparisons I.e. you run a stats analysis for each paired combination in your test One option is the t-test (but this needs to be corrected!)</w:t>
      </w:r>
      <w:r>
        <w:br/>
        <w:t>Example of WHY T-TEST</w:t>
      </w:r>
      <w:bookmarkEnd w:id="6"/>
    </w:p>
    <w:p w14:paraId="3721A894" w14:textId="77777777" w:rsidR="009A663B" w:rsidRPr="00787534" w:rsidRDefault="009A663B" w:rsidP="008368B7">
      <w:pPr>
        <w:jc w:val="left"/>
        <w:rPr>
          <w:sz w:val="28"/>
          <w:szCs w:val="32"/>
        </w:rPr>
      </w:pPr>
      <w:r w:rsidRPr="00787534">
        <w:rPr>
          <w:sz w:val="28"/>
          <w:szCs w:val="32"/>
          <w:highlight w:val="green"/>
        </w:rPr>
        <w:t>In our loudspeaker example, you have a single factor (loudspeakers) – So you have done a one way anova</w:t>
      </w:r>
    </w:p>
    <w:p w14:paraId="214D17ED" w14:textId="77777777" w:rsidR="009A663B" w:rsidRDefault="009A663B" w:rsidP="008368B7">
      <w:pPr>
        <w:jc w:val="left"/>
      </w:pPr>
      <w:r>
        <w:rPr>
          <w:noProof/>
          <w14:ligatures w14:val="none"/>
        </w:rPr>
        <w:drawing>
          <wp:inline distT="0" distB="0" distL="0" distR="0" wp14:anchorId="09622476" wp14:editId="151D6A5B">
            <wp:extent cx="5943600" cy="2668905"/>
            <wp:effectExtent l="0" t="0" r="0" b="0"/>
            <wp:docPr id="28" name="Immagin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2668905"/>
                    </a:xfrm>
                    <a:prstGeom prst="rect">
                      <a:avLst/>
                    </a:prstGeom>
                  </pic:spPr>
                </pic:pic>
              </a:graphicData>
            </a:graphic>
          </wp:inline>
        </w:drawing>
      </w:r>
    </w:p>
    <w:p w14:paraId="6C89DE75" w14:textId="77777777" w:rsidR="0069598A" w:rsidRDefault="0069598A" w:rsidP="008368B7">
      <w:pPr>
        <w:pStyle w:val="Titolo1"/>
        <w:jc w:val="left"/>
      </w:pPr>
      <w:r>
        <w:lastRenderedPageBreak/>
        <w:t xml:space="preserve">[herre2015] More statistically speaking </w:t>
      </w:r>
      <w:r>
        <w:br/>
        <w:t>(</w:t>
      </w:r>
      <w:bookmarkStart w:id="7" w:name="_Hlk31966537"/>
      <w:r>
        <w:t>Statistical methods for audio experiments</w:t>
      </w:r>
      <w:bookmarkEnd w:id="7"/>
      <w:r>
        <w:t>)</w:t>
      </w:r>
    </w:p>
    <w:p w14:paraId="00281695" w14:textId="77777777" w:rsidR="0069598A" w:rsidRDefault="0069598A" w:rsidP="008368B7">
      <w:pPr>
        <w:jc w:val="left"/>
      </w:pPr>
      <w:r>
        <w:rPr>
          <w:noProof/>
          <w14:ligatures w14:val="none"/>
        </w:rPr>
        <w:drawing>
          <wp:inline distT="0" distB="0" distL="0" distR="0" wp14:anchorId="44329606" wp14:editId="63B23939">
            <wp:extent cx="5943600" cy="922020"/>
            <wp:effectExtent l="0" t="0" r="0" b="0"/>
            <wp:docPr id="29" name="Immagin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922020"/>
                    </a:xfrm>
                    <a:prstGeom prst="rect">
                      <a:avLst/>
                    </a:prstGeom>
                  </pic:spPr>
                </pic:pic>
              </a:graphicData>
            </a:graphic>
          </wp:inline>
        </w:drawing>
      </w:r>
    </w:p>
    <w:p w14:paraId="1CF71125" w14:textId="77777777" w:rsidR="0069598A" w:rsidRDefault="0069598A" w:rsidP="008368B7">
      <w:pPr>
        <w:jc w:val="left"/>
      </w:pPr>
      <w:bookmarkStart w:id="8" w:name="_Hlk31966515"/>
      <w:r>
        <w:t>The method of analysis of variance (ANOVA) in this context focuses on answering one question:</w:t>
      </w:r>
    </w:p>
    <w:p w14:paraId="4D598911" w14:textId="77777777" w:rsidR="0069598A" w:rsidRPr="005A072A" w:rsidRDefault="0069598A" w:rsidP="008368B7">
      <w:pPr>
        <w:jc w:val="left"/>
      </w:pPr>
      <w:r w:rsidRPr="005A072A">
        <w:rPr>
          <w:highlight w:val="green"/>
        </w:rPr>
        <w:t>is the variability in the sample means so large that it seems unlikely to be from chance alone?</w:t>
      </w:r>
      <w:r>
        <w:t xml:space="preserve"> This question is different from earlier testing procedures since we will simultaneously consider many groups, and evaluate whether their sample means differ more than we would expect from natural variation.</w:t>
      </w:r>
    </w:p>
    <w:p w14:paraId="33149770" w14:textId="572B8388" w:rsidR="009A663B" w:rsidRPr="004053AA" w:rsidRDefault="004053AA" w:rsidP="008368B7">
      <w:pPr>
        <w:jc w:val="left"/>
        <w:rPr>
          <w:sz w:val="24"/>
          <w:szCs w:val="28"/>
        </w:rPr>
      </w:pPr>
      <w:r w:rsidRPr="004053AA">
        <w:rPr>
          <w:sz w:val="24"/>
          <w:szCs w:val="28"/>
        </w:rPr>
        <w:t>Think about the question: "Are the group means different?" You are implicitly asking about the variability of the means. After all, if the group means </w:t>
      </w:r>
      <w:r w:rsidRPr="004053AA">
        <w:rPr>
          <w:i/>
          <w:iCs/>
          <w:sz w:val="24"/>
          <w:szCs w:val="28"/>
        </w:rPr>
        <w:t>don't </w:t>
      </w:r>
      <w:r w:rsidRPr="004053AA">
        <w:rPr>
          <w:sz w:val="24"/>
          <w:szCs w:val="28"/>
        </w:rPr>
        <w:t>vary, or don't vary by more than random chance allows, then you can't say the means are different. And that's why you use analysis of variance to test the means.</w:t>
      </w:r>
    </w:p>
    <w:bookmarkEnd w:id="8"/>
    <w:p w14:paraId="3E3C182E" w14:textId="22786B2A" w:rsidR="00BC4BBB" w:rsidRPr="00BC4BBB" w:rsidRDefault="00BC4BBB" w:rsidP="008368B7">
      <w:pPr>
        <w:jc w:val="left"/>
      </w:pPr>
    </w:p>
    <w:p w14:paraId="7314604C" w14:textId="4DDFFCC1" w:rsidR="00BC4BBB" w:rsidRDefault="00BC4BBB" w:rsidP="008368B7">
      <w:pPr>
        <w:pStyle w:val="Titolo1"/>
        <w:jc w:val="left"/>
      </w:pPr>
      <w:r w:rsidRPr="00BC4BBB">
        <w:t>IN OUR CASE ONE W</w:t>
      </w:r>
      <w:r>
        <w:t>AY WOOFER/TWEETER</w:t>
      </w:r>
      <w:r>
        <w:br/>
        <w:t>(Interpreting one-way ANOVA)</w:t>
      </w:r>
    </w:p>
    <w:p w14:paraId="24F06643" w14:textId="6B76279B" w:rsidR="000A6C57" w:rsidRPr="000A6C57" w:rsidRDefault="000A6C57" w:rsidP="008368B7">
      <w:pPr>
        <w:pStyle w:val="Titolo3"/>
        <w:jc w:val="left"/>
      </w:pPr>
      <w:r>
        <w:t>Understanding p-value</w:t>
      </w:r>
    </w:p>
    <w:p w14:paraId="6F268BBF" w14:textId="01053004" w:rsidR="00BC4BBB" w:rsidRDefault="00BC4BBB" w:rsidP="008368B7">
      <w:pPr>
        <w:jc w:val="left"/>
      </w:pPr>
      <w:r w:rsidRPr="00BC4BBB">
        <w:rPr>
          <w:highlight w:val="yellow"/>
        </w:rPr>
        <w:t>The null hypothesis states that the population means are all equal</w:t>
      </w:r>
      <w:r w:rsidRPr="00BC4BBB">
        <w:t xml:space="preserve">. Usually, a significance level (denoted as </w:t>
      </w:r>
      <w:r w:rsidRPr="00BC4BBB">
        <w:rPr>
          <w:rFonts w:ascii="Courier New" w:hAnsi="Courier New" w:cs="Courier New"/>
        </w:rPr>
        <w:t>α</w:t>
      </w:r>
      <w:r w:rsidRPr="00BC4BBB">
        <w:t xml:space="preserve"> or alpha) of 0.05 works well.  </w:t>
      </w:r>
    </w:p>
    <w:p w14:paraId="2FDFBECB" w14:textId="0E66E222" w:rsidR="005E1B1D" w:rsidRDefault="005E1B1D" w:rsidP="008368B7">
      <w:pPr>
        <w:jc w:val="left"/>
      </w:pPr>
      <w:r>
        <w:rPr>
          <w:noProof/>
          <w14:ligatures w14:val="none"/>
        </w:rPr>
        <w:lastRenderedPageBreak/>
        <w:drawing>
          <wp:inline distT="0" distB="0" distL="0" distR="0" wp14:anchorId="71B02F2B" wp14:editId="0F0E711F">
            <wp:extent cx="5019675" cy="1847850"/>
            <wp:effectExtent l="0" t="0" r="9525" b="0"/>
            <wp:docPr id="7"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019675" cy="1847850"/>
                    </a:xfrm>
                    <a:prstGeom prst="rect">
                      <a:avLst/>
                    </a:prstGeom>
                  </pic:spPr>
                </pic:pic>
              </a:graphicData>
            </a:graphic>
          </wp:inline>
        </w:drawing>
      </w:r>
    </w:p>
    <w:p w14:paraId="1BFDF7AA" w14:textId="7912E8E8" w:rsidR="0069598A" w:rsidRDefault="0069598A" w:rsidP="008368B7">
      <w:pPr>
        <w:jc w:val="left"/>
      </w:pPr>
    </w:p>
    <w:p w14:paraId="657DF64E" w14:textId="62156042" w:rsidR="0069598A" w:rsidRDefault="0069598A" w:rsidP="008368B7">
      <w:pPr>
        <w:jc w:val="left"/>
      </w:pPr>
      <w:r>
        <w:t>___________________________</w:t>
      </w:r>
      <w:r w:rsidR="00E66D18">
        <w:t xml:space="preserve"> (IN OUR EXAMPLE) _______________ </w:t>
      </w:r>
    </w:p>
    <w:p w14:paraId="48C6131A" w14:textId="6965EC28" w:rsidR="00BC4BBB" w:rsidRPr="005E1B1D" w:rsidRDefault="00BC4BBB" w:rsidP="008368B7">
      <w:pPr>
        <w:jc w:val="left"/>
      </w:pPr>
      <w:r w:rsidRPr="005E1B1D">
        <w:t>The rationale behind the ANOVA is the same as that for the t-test: Compare the deviation between the sample means of the treatments to the random deviation within the samples and test whether the magnitude of the ratio is higher than a certain critical value</w:t>
      </w:r>
      <w:r w:rsidR="005E1B1D" w:rsidRPr="005E1B1D">
        <w:t xml:space="preserve"> [bech2006]</w:t>
      </w:r>
      <w:r w:rsidRPr="005E1B1D">
        <w:t>.</w:t>
      </w:r>
      <w:r w:rsidR="005E1B1D" w:rsidRPr="005E1B1D">
        <w:br/>
        <w:t>•</w:t>
      </w:r>
      <w:bookmarkStart w:id="9" w:name="_Hlk31967335"/>
      <w:r w:rsidRPr="005E1B1D">
        <w:t xml:space="preserve">The deviation between sample means of the treatments is, </w:t>
      </w:r>
      <w:r w:rsidRPr="005E1B1D">
        <w:rPr>
          <w:highlight w:val="yellow"/>
        </w:rPr>
        <w:t>IN OUR EXAMPLE</w:t>
      </w:r>
      <w:r w:rsidRPr="005E1B1D">
        <w:t xml:space="preserve">, the </w:t>
      </w:r>
      <w:r w:rsidRPr="005E1B1D">
        <w:rPr>
          <w:highlight w:val="yellow"/>
        </w:rPr>
        <w:t xml:space="preserve">deviation related to differences between the mean values of the </w:t>
      </w:r>
      <w:r w:rsidR="005E1B1D" w:rsidRPr="005E1B1D">
        <w:t xml:space="preserve">listener ratings. </w:t>
      </w:r>
      <w:r w:rsidR="005E1B1D" w:rsidRPr="005E1B1D">
        <w:rPr>
          <w:highlight w:val="yellow"/>
        </w:rPr>
        <w:t xml:space="preserve">The deviation between the listener ratings mean values is often termed </w:t>
      </w:r>
      <w:r w:rsidR="005E1B1D" w:rsidRPr="005E1B1D">
        <w:rPr>
          <w:highlight w:val="yellow"/>
          <w:u w:val="single"/>
        </w:rPr>
        <w:t>between-groups</w:t>
      </w:r>
      <w:r w:rsidR="005E1B1D" w:rsidRPr="005E1B1D">
        <w:rPr>
          <w:highlight w:val="yellow"/>
        </w:rPr>
        <w:t xml:space="preserve"> deviation</w:t>
      </w:r>
      <w:r w:rsidR="005E1B1D" w:rsidRPr="005E1B1D">
        <w:t xml:space="preserve"> (mi muovo per colonne).</w:t>
      </w:r>
      <w:r w:rsidR="005E1B1D" w:rsidRPr="005E1B1D">
        <w:br/>
        <w:t>•</w:t>
      </w:r>
      <w:r w:rsidRPr="005E1B1D">
        <w:t xml:space="preserve">The random deviation is the </w:t>
      </w:r>
      <w:r w:rsidR="005E1B1D" w:rsidRPr="005E1B1D">
        <w:t xml:space="preserve">deviation caused by the repeated ratings for each loudspeaker track combination on the same attribute (mi muovo per riga sulla stessa Colonna). </w:t>
      </w:r>
      <w:r w:rsidR="005E1B1D" w:rsidRPr="005E1B1D">
        <w:rPr>
          <w:highlight w:val="yellow"/>
        </w:rPr>
        <w:t>T</w:t>
      </w:r>
      <w:r w:rsidRPr="005E1B1D">
        <w:rPr>
          <w:highlight w:val="yellow"/>
        </w:rPr>
        <w:t xml:space="preserve">he deviation related to the repeated ratings for each listener is often termed </w:t>
      </w:r>
      <w:r w:rsidRPr="005E1B1D">
        <w:rPr>
          <w:highlight w:val="yellow"/>
          <w:u w:val="single"/>
        </w:rPr>
        <w:t>within-groups</w:t>
      </w:r>
      <w:r w:rsidRPr="005E1B1D">
        <w:rPr>
          <w:highlight w:val="yellow"/>
        </w:rPr>
        <w:t xml:space="preserve"> </w:t>
      </w:r>
      <w:r w:rsidR="005E1B1D" w:rsidRPr="005E1B1D">
        <w:rPr>
          <w:highlight w:val="yellow"/>
        </w:rPr>
        <w:t>(</w:t>
      </w:r>
      <w:r w:rsidRPr="005E1B1D">
        <w:rPr>
          <w:highlight w:val="yellow"/>
        </w:rPr>
        <w:t>or error deviation</w:t>
      </w:r>
      <w:r w:rsidR="005E1B1D" w:rsidRPr="005E1B1D">
        <w:t>)</w:t>
      </w:r>
      <w:r w:rsidRPr="005E1B1D">
        <w:t>.</w:t>
      </w:r>
      <w:bookmarkEnd w:id="9"/>
    </w:p>
    <w:p w14:paraId="607616F3" w14:textId="053EAE7A" w:rsidR="009D326E" w:rsidRDefault="009D326E" w:rsidP="008368B7">
      <w:pPr>
        <w:jc w:val="left"/>
      </w:pPr>
      <w:r>
        <w:rPr>
          <w:noProof/>
          <w14:ligatures w14:val="none"/>
        </w:rPr>
        <w:drawing>
          <wp:inline distT="0" distB="0" distL="0" distR="0" wp14:anchorId="59767536" wp14:editId="307B76A7">
            <wp:extent cx="4543425" cy="1143000"/>
            <wp:effectExtent l="0" t="0" r="9525" b="0"/>
            <wp:docPr id="5"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543425" cy="1143000"/>
                    </a:xfrm>
                    <a:prstGeom prst="rect">
                      <a:avLst/>
                    </a:prstGeom>
                  </pic:spPr>
                </pic:pic>
              </a:graphicData>
            </a:graphic>
          </wp:inline>
        </w:drawing>
      </w:r>
    </w:p>
    <w:p w14:paraId="187B4980" w14:textId="4CBF78CF" w:rsidR="0069598A" w:rsidRDefault="0069598A" w:rsidP="008368B7">
      <w:pPr>
        <w:jc w:val="left"/>
      </w:pPr>
    </w:p>
    <w:p w14:paraId="4F6E26DC" w14:textId="7CBD60E7" w:rsidR="0069598A" w:rsidRDefault="0069598A" w:rsidP="008368B7">
      <w:pPr>
        <w:jc w:val="left"/>
        <w:rPr>
          <w:rFonts w:eastAsiaTheme="minorEastAsia"/>
        </w:rPr>
      </w:pPr>
      <w:bookmarkStart w:id="10" w:name="_Hlk31967777"/>
      <w:r w:rsidRPr="00E66D18">
        <w:rPr>
          <w:highlight w:val="yellow"/>
        </w:rPr>
        <w:t xml:space="preserve">NELL’ATTRIBUTO 1, 2 OPPURE 3, QUANTO INFLUISCE IL SOGGETTO (ONE WAY: we are assuming (studying) it is the only factor can make the ratings (means) different) SUL RATING (UNIVARIATE: number of dependent (outcome) variables involved) PER QUELL’ATTRIBUTO  </w:t>
      </w:r>
      <w:r w:rsidRPr="00E66D18">
        <w:rPr>
          <w:highlight w:val="yellow"/>
        </w:rPr>
        <w:br/>
        <w:t>INDIPENDENTEMENTE DALLA TRACCIA O DALLO SPEAKER</w:t>
      </w:r>
      <w:r w:rsidRPr="00E66D18">
        <w:rPr>
          <w:highlight w:val="yellow"/>
        </w:rPr>
        <w:br/>
        <w:t xml:space="preserve">(altrimenti se mi fossi dovuto trovare l’influenza di </w:t>
      </w:r>
      <w:r w:rsidRPr="00E66D18">
        <w:rPr>
          <w:rFonts w:eastAsiaTheme="minorEastAsia"/>
          <w:highlight w:val="yellow"/>
        </w:rPr>
        <w:t>speaker/soggetti        -&gt; two way)</w:t>
      </w:r>
    </w:p>
    <w:bookmarkEnd w:id="10"/>
    <w:p w14:paraId="083B8BAB" w14:textId="741DB216" w:rsidR="0069598A" w:rsidRDefault="0069598A" w:rsidP="008368B7">
      <w:pPr>
        <w:jc w:val="left"/>
      </w:pPr>
      <w:r w:rsidRPr="004D181B">
        <w:lastRenderedPageBreak/>
        <w:t>One-way anova has a single independent variable (IV which is categorical/nominal, as you indicate) having two or more levels, and a single, metric (DV, interval or ratio strength scale) dependent variable. One-way manova has a single IV and two or more metric DVs</w:t>
      </w:r>
      <w:r>
        <w:br/>
        <w:t>NEL LISTENING TEST SEMPRE UNIVARIATE PERCHE’ STO ANALIZZANDO IL RATING</w:t>
      </w:r>
      <w:r w:rsidR="00E66D18">
        <w:br/>
      </w:r>
    </w:p>
    <w:p w14:paraId="3245DCA5" w14:textId="3D2E7A16" w:rsidR="00E66D18" w:rsidRDefault="00E66D18" w:rsidP="008368B7">
      <w:pPr>
        <w:jc w:val="left"/>
      </w:pPr>
    </w:p>
    <w:p w14:paraId="3B0E7728" w14:textId="6E9849EA" w:rsidR="00E66D18" w:rsidRPr="00E66D18" w:rsidRDefault="00E66D18" w:rsidP="008368B7">
      <w:pPr>
        <w:jc w:val="left"/>
        <w:rPr>
          <w:lang w:val="it-IT"/>
        </w:rPr>
      </w:pPr>
      <w:r w:rsidRPr="00E66D18">
        <w:rPr>
          <w:lang w:val="it-IT"/>
        </w:rPr>
        <w:t>E’ GIUSTO PERCHE’ E’ C</w:t>
      </w:r>
      <w:r>
        <w:rPr>
          <w:lang w:val="it-IT"/>
        </w:rPr>
        <w:t>OME L’ESEMPIO DI [</w:t>
      </w:r>
      <w:r w:rsidRPr="00E66D18">
        <w:rPr>
          <w:sz w:val="32"/>
          <w:szCs w:val="36"/>
          <w:lang w:val="it-IT"/>
        </w:rPr>
        <w:t>bech2006]</w:t>
      </w:r>
    </w:p>
    <w:p w14:paraId="57196721" w14:textId="6F857BE0" w:rsidR="009A663B" w:rsidRDefault="0069598A" w:rsidP="008368B7">
      <w:pPr>
        <w:jc w:val="left"/>
      </w:pPr>
      <w:r w:rsidRPr="006240DF">
        <w:br/>
      </w:r>
      <w:r w:rsidR="009A663B" w:rsidRPr="004A3D55">
        <w:rPr>
          <w:highlight w:val="green"/>
        </w:rPr>
        <w:t>The ANOVA checks the hypothesis that all means are the same</w:t>
      </w:r>
      <w:r w:rsidR="009A663B">
        <w:t xml:space="preserve"> </w:t>
      </w:r>
      <w:r w:rsidR="009A663B" w:rsidRPr="004A3D55">
        <w:rPr>
          <w:highlight w:val="green"/>
        </w:rPr>
        <w:t>(for the 4 loudspeakers)</w:t>
      </w:r>
      <w:r w:rsidR="005E1B1D">
        <w:rPr>
          <w:highlight w:val="green"/>
        </w:rPr>
        <w:t xml:space="preserve"> giving</w:t>
      </w:r>
      <w:r w:rsidR="009A663B" w:rsidRPr="004A3D55">
        <w:rPr>
          <w:highlight w:val="green"/>
        </w:rPr>
        <w:t xml:space="preserve"> a percentage probability that they all belong to the same population. This is output in P-value in the table</w:t>
      </w:r>
    </w:p>
    <w:p w14:paraId="06E5575C" w14:textId="3F0FC7CB" w:rsidR="009D326E" w:rsidRDefault="00411D2B" w:rsidP="008368B7">
      <w:pPr>
        <w:jc w:val="left"/>
      </w:pPr>
      <w:r>
        <w:rPr>
          <w:noProof/>
          <w14:ligatures w14:val="none"/>
        </w:rPr>
        <w:drawing>
          <wp:inline distT="0" distB="0" distL="0" distR="0" wp14:anchorId="39C7D214" wp14:editId="569B8083">
            <wp:extent cx="5943600" cy="2007870"/>
            <wp:effectExtent l="0" t="0" r="0" b="0"/>
            <wp:docPr id="9" name="Immagin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2007870"/>
                    </a:xfrm>
                    <a:prstGeom prst="rect">
                      <a:avLst/>
                    </a:prstGeom>
                  </pic:spPr>
                </pic:pic>
              </a:graphicData>
            </a:graphic>
          </wp:inline>
        </w:drawing>
      </w:r>
      <w:r w:rsidR="009D326E">
        <w:br/>
        <w:t>[borwick2001]</w:t>
      </w:r>
    </w:p>
    <w:p w14:paraId="5B709561" w14:textId="37D3EF00" w:rsidR="005E1B1D" w:rsidRDefault="005E1B1D" w:rsidP="008368B7">
      <w:pPr>
        <w:jc w:val="left"/>
      </w:pPr>
      <w:r>
        <w:t xml:space="preserve">• </w:t>
      </w:r>
      <w:r w:rsidRPr="00E66D18">
        <w:rPr>
          <w:highlight w:val="yellow"/>
        </w:rPr>
        <w:t xml:space="preserve">If the p-value </w:t>
      </w:r>
      <m:oMath>
        <m:r>
          <w:rPr>
            <w:rFonts w:ascii="Latin Modern Math" w:hAnsi="Latin Modern Math"/>
            <w:highlight w:val="yellow"/>
          </w:rPr>
          <m:t>≤α</m:t>
        </m:r>
      </m:oMath>
      <w:r w:rsidRPr="00E66D18">
        <w:rPr>
          <w:highlight w:val="yellow"/>
        </w:rPr>
        <w:t>, you reject the null hypothesis and conclude that not all of population means are equal</w:t>
      </w:r>
      <w:r w:rsidRPr="00BC4BBB">
        <w:t>. </w:t>
      </w:r>
      <w:r>
        <w:br/>
        <w:t xml:space="preserve">• </w:t>
      </w:r>
      <w:r w:rsidRPr="00BC4BBB">
        <w:t>If the p-value</w:t>
      </w:r>
      <m:oMath>
        <m:r>
          <w:rPr>
            <w:rFonts w:ascii="Latin Modern Math" w:hAnsi="Latin Modern Math"/>
          </w:rPr>
          <m:t>&gt;α</m:t>
        </m:r>
      </m:oMath>
      <w:r>
        <w:rPr>
          <w:rFonts w:eastAsiaTheme="minorEastAsia"/>
        </w:rPr>
        <w:t xml:space="preserve"> </w:t>
      </w:r>
      <w:r w:rsidRPr="00BC4BBB">
        <w:t>you do not have enough evidence to reject the null hypothesis that the population means are all equal</w:t>
      </w:r>
    </w:p>
    <w:p w14:paraId="5884A2CC" w14:textId="673EA7A4" w:rsidR="000A6C57" w:rsidRPr="0001384F" w:rsidRDefault="000A6C57" w:rsidP="008368B7">
      <w:pPr>
        <w:pStyle w:val="Titolo3"/>
        <w:jc w:val="left"/>
      </w:pPr>
      <w:r w:rsidRPr="0001384F">
        <w:t xml:space="preserve">Understanding F-value IN </w:t>
      </w:r>
      <w:r w:rsidR="0001384F" w:rsidRPr="0001384F">
        <w:t xml:space="preserve">ONE WAY </w:t>
      </w:r>
      <w:r w:rsidRPr="0001384F">
        <w:t>ANOVA</w:t>
      </w:r>
      <w:r w:rsidR="003B01AF" w:rsidRPr="0001384F">
        <w:t xml:space="preserve"> + ALTRI VALORI TABELLA</w:t>
      </w:r>
      <w:r w:rsidRPr="0001384F">
        <w:br/>
      </w:r>
      <w:bookmarkStart w:id="11" w:name="_Hlk31968395"/>
      <w:r w:rsidRPr="0001384F">
        <w:t>[</w:t>
      </w:r>
      <w:hyperlink r:id="rId22" w:history="1">
        <w:r w:rsidRPr="0001384F">
          <w:rPr>
            <w:rStyle w:val="Collegamentoipertestuale"/>
          </w:rPr>
          <w:t>https://blog.minitab.com/blog/adventures-in-statistics-2/understanding-analysis-of-variance-anova-and-the-f-test</w:t>
        </w:r>
      </w:hyperlink>
      <w:r w:rsidRPr="0001384F">
        <w:t>]</w:t>
      </w:r>
      <w:bookmarkEnd w:id="11"/>
    </w:p>
    <w:p w14:paraId="1419FE77" w14:textId="6098B05A" w:rsidR="000A6C57" w:rsidRDefault="000A6C57" w:rsidP="008368B7">
      <w:pPr>
        <w:jc w:val="left"/>
      </w:pPr>
      <w:r w:rsidRPr="000A6C57">
        <w:t xml:space="preserve">F-tests are named after its test statistic, F, which was named in honor of Sir Ronald Fisher. </w:t>
      </w:r>
      <w:r w:rsidRPr="000A6C57">
        <w:rPr>
          <w:highlight w:val="yellow"/>
        </w:rPr>
        <w:t>The F-statistic is simply a ratio of two variances</w:t>
      </w:r>
      <w:r w:rsidRPr="000A6C57">
        <w:t>. Variances are a measure of dispersion, or how far the data are scattered from the mean. Larger values represent greater dispersion.</w:t>
      </w:r>
      <w:r>
        <w:t xml:space="preserve"> </w:t>
      </w:r>
      <w:r w:rsidRPr="000A6C57">
        <w:t>Variance is the square of the standard deviation. F-statistics are based on the ratio of mean squares. The term “</w:t>
      </w:r>
      <w:hyperlink r:id="rId23" w:tgtFrame="_blank" w:history="1">
        <w:r w:rsidRPr="000A6C57">
          <w:rPr>
            <w:rStyle w:val="Collegamentoipertestuale"/>
          </w:rPr>
          <w:t>mean squares</w:t>
        </w:r>
      </w:hyperlink>
      <w:r w:rsidRPr="000A6C57">
        <w:t>” may sound confusing but it is simply an estimate of population variance that accounts for the </w:t>
      </w:r>
      <w:hyperlink r:id="rId24" w:anchor="degrees-of-freedom-df" w:tgtFrame="_blank" w:history="1">
        <w:r w:rsidRPr="000A6C57">
          <w:rPr>
            <w:rStyle w:val="Collegamentoipertestuale"/>
          </w:rPr>
          <w:t>degrees of freedom (DF)</w:t>
        </w:r>
      </w:hyperlink>
      <w:r w:rsidRPr="000A6C57">
        <w:t> used to calculate that estimate.</w:t>
      </w:r>
      <w:r>
        <w:t xml:space="preserve"> </w:t>
      </w:r>
      <w:r w:rsidRPr="000A6C57">
        <w:t xml:space="preserve">Despite being a ratio of variances, you can use F-tests in a </w:t>
      </w:r>
      <w:r w:rsidRPr="000A6C57">
        <w:lastRenderedPageBreak/>
        <w:t xml:space="preserve">wide variety of situations. Unsurprisingly, the </w:t>
      </w:r>
      <w:r w:rsidRPr="000A6C57">
        <w:rPr>
          <w:highlight w:val="yellow"/>
        </w:rPr>
        <w:t>F-test can assess the equality of variances. However, by changing the variances that are included in the ratio, the F-test becomes a very flexible test. For example</w:t>
      </w:r>
      <w:r w:rsidRPr="000A6C57">
        <w:t xml:space="preserve">, </w:t>
      </w:r>
      <w:r w:rsidRPr="000A6C57">
        <w:rPr>
          <w:highlight w:val="yellow"/>
        </w:rPr>
        <w:t>you can use F-statistics and F-tests</w:t>
      </w:r>
      <w:r w:rsidRPr="000A6C57">
        <w:t xml:space="preserve"> to </w:t>
      </w:r>
      <w:hyperlink r:id="rId25" w:tgtFrame="_blank" w:history="1">
        <w:r w:rsidRPr="000A6C57">
          <w:rPr>
            <w:rStyle w:val="Collegamentoipertestuale"/>
          </w:rPr>
          <w:t>test the overall significance for a regression model</w:t>
        </w:r>
      </w:hyperlink>
      <w:r w:rsidRPr="000A6C57">
        <w:t xml:space="preserve">, to compare the fits of different models, to test specific regression terms, and </w:t>
      </w:r>
      <w:r w:rsidRPr="000A6C57">
        <w:rPr>
          <w:highlight w:val="yellow"/>
        </w:rPr>
        <w:t>to test the equality of means</w:t>
      </w:r>
      <w:r w:rsidRPr="000A6C57">
        <w:t>.</w:t>
      </w:r>
    </w:p>
    <w:p w14:paraId="601AD0F5" w14:textId="77777777" w:rsidR="000A6C57" w:rsidRPr="000A6C57" w:rsidRDefault="000A6C57" w:rsidP="008368B7">
      <w:pPr>
        <w:jc w:val="left"/>
      </w:pPr>
      <w:r w:rsidRPr="000A6C57">
        <w:t xml:space="preserve">To use the F-test to determine whether group means are equal, it’s just a matter of including the correct variances in the ratio. </w:t>
      </w:r>
      <w:r w:rsidRPr="000A6C57">
        <w:rPr>
          <w:highlight w:val="yellow"/>
        </w:rPr>
        <w:t>In one-way ANOVA</w:t>
      </w:r>
      <w:r w:rsidRPr="000A6C57">
        <w:t xml:space="preserve">, </w:t>
      </w:r>
      <w:bookmarkStart w:id="12" w:name="_Hlk31968471"/>
      <w:r w:rsidRPr="000A6C57">
        <w:t>the F-statistic is this ratio:</w:t>
      </w:r>
    </w:p>
    <w:p w14:paraId="7FCF2137" w14:textId="282BEB60" w:rsidR="000A6C57" w:rsidRPr="000A6C57" w:rsidRDefault="000A6C57" w:rsidP="008368B7">
      <w:pPr>
        <w:jc w:val="left"/>
      </w:pPr>
      <w:r w:rsidRPr="000A6C57">
        <w:rPr>
          <w:b/>
          <w:bCs/>
        </w:rPr>
        <w:t xml:space="preserve">F = variation between </w:t>
      </w:r>
      <w:r w:rsidR="00336DE3">
        <w:rPr>
          <w:b/>
          <w:bCs/>
        </w:rPr>
        <w:t>group</w:t>
      </w:r>
      <w:r w:rsidRPr="000A6C57">
        <w:rPr>
          <w:b/>
          <w:bCs/>
        </w:rPr>
        <w:t xml:space="preserve"> means / variation within the samples</w:t>
      </w:r>
    </w:p>
    <w:bookmarkEnd w:id="12"/>
    <w:p w14:paraId="483A2F7E" w14:textId="55267F7F" w:rsidR="000A6C57" w:rsidRDefault="000A6C57" w:rsidP="008368B7">
      <w:pPr>
        <w:jc w:val="left"/>
      </w:pPr>
      <w:r w:rsidRPr="000A6C57">
        <w:t>The best way to understand this ratio is to walk through a one-way ANOVA example.</w:t>
      </w:r>
    </w:p>
    <w:p w14:paraId="7680B45D" w14:textId="77777777" w:rsidR="003B01AF" w:rsidRDefault="00796185" w:rsidP="008368B7">
      <w:pPr>
        <w:jc w:val="left"/>
        <w:rPr>
          <w:sz w:val="18"/>
          <w:szCs w:val="20"/>
        </w:rPr>
      </w:pPr>
      <w:r w:rsidRPr="003B01AF">
        <w:rPr>
          <w:sz w:val="28"/>
          <w:szCs w:val="32"/>
        </w:rPr>
        <w:t>NUMERATOR</w:t>
      </w:r>
      <w:r>
        <w:t xml:space="preserve"> = </w:t>
      </w:r>
      <w:r w:rsidRPr="003B01AF">
        <w:rPr>
          <w:b/>
          <w:bCs/>
        </w:rPr>
        <w:t>variation between sample (group) means</w:t>
      </w:r>
      <w:r>
        <w:br/>
      </w:r>
      <w:bookmarkStart w:id="13" w:name="_Hlk31968514"/>
      <w:r w:rsidRPr="00796185">
        <w:rPr>
          <w:sz w:val="18"/>
          <w:szCs w:val="20"/>
        </w:rPr>
        <w:t xml:space="preserve">One-way ANOVA has calculated a mean for each of the four </w:t>
      </w:r>
      <w:r>
        <w:rPr>
          <w:sz w:val="18"/>
          <w:szCs w:val="20"/>
        </w:rPr>
        <w:t>group (loudspeaker)</w:t>
      </w:r>
      <w:r w:rsidRPr="00796185">
        <w:rPr>
          <w:sz w:val="18"/>
          <w:szCs w:val="20"/>
        </w:rPr>
        <w:t xml:space="preserve">. </w:t>
      </w:r>
      <w:bookmarkEnd w:id="13"/>
      <w:r w:rsidRPr="00796185">
        <w:rPr>
          <w:sz w:val="18"/>
          <w:szCs w:val="20"/>
        </w:rPr>
        <w:t xml:space="preserve">The group means are: 11.203, 8.938, 10.683, and 8.838. </w:t>
      </w:r>
      <w:bookmarkStart w:id="14" w:name="_Hlk31969309"/>
      <w:r w:rsidRPr="00796185">
        <w:rPr>
          <w:sz w:val="18"/>
          <w:szCs w:val="20"/>
          <w:highlight w:val="yellow"/>
        </w:rPr>
        <w:t>These group means are distributed around the overall mean for ALL 40 observations</w:t>
      </w:r>
      <w:bookmarkEnd w:id="14"/>
      <w:r w:rsidRPr="00796185">
        <w:rPr>
          <w:sz w:val="18"/>
          <w:szCs w:val="20"/>
        </w:rPr>
        <w:t>, which is 9.915. </w:t>
      </w:r>
      <w:r>
        <w:rPr>
          <w:sz w:val="18"/>
          <w:szCs w:val="20"/>
        </w:rPr>
        <w:br/>
      </w:r>
      <w:r w:rsidRPr="00796185">
        <w:rPr>
          <w:sz w:val="18"/>
          <w:szCs w:val="20"/>
        </w:rPr>
        <w:t>If the group means are clustered close to the overall mean, their variance is low. However, if the group means are spread out further from the overall mean, their variance is higher.</w:t>
      </w:r>
      <w:r>
        <w:rPr>
          <w:sz w:val="18"/>
          <w:szCs w:val="20"/>
        </w:rPr>
        <w:br/>
      </w:r>
      <w:r w:rsidRPr="003B01AF">
        <w:rPr>
          <w:sz w:val="18"/>
          <w:szCs w:val="20"/>
        </w:rPr>
        <w:t>Clearly</w:t>
      </w:r>
      <w:r w:rsidRPr="003B01AF">
        <w:rPr>
          <w:sz w:val="18"/>
          <w:szCs w:val="20"/>
          <w:highlight w:val="yellow"/>
        </w:rPr>
        <w:t xml:space="preserve">, </w:t>
      </w:r>
      <w:bookmarkStart w:id="15" w:name="_Hlk31968865"/>
      <w:r w:rsidRPr="003B01AF">
        <w:rPr>
          <w:sz w:val="18"/>
          <w:szCs w:val="20"/>
          <w:highlight w:val="yellow"/>
        </w:rPr>
        <w:t>if we want to show that the group means are different, it helps if the means are further apart from each other</w:t>
      </w:r>
      <w:r w:rsidRPr="003B01AF">
        <w:rPr>
          <w:sz w:val="18"/>
          <w:szCs w:val="20"/>
        </w:rPr>
        <w:t>. In other words, we want higher variability among the means.</w:t>
      </w:r>
    </w:p>
    <w:p w14:paraId="3ECDD70A" w14:textId="77777777" w:rsidR="003B01AF" w:rsidRDefault="003B01AF" w:rsidP="008368B7">
      <w:pPr>
        <w:jc w:val="left"/>
        <w:rPr>
          <w:sz w:val="18"/>
          <w:szCs w:val="20"/>
        </w:rPr>
      </w:pPr>
      <w:r w:rsidRPr="003B01AF">
        <w:rPr>
          <w:sz w:val="18"/>
          <w:szCs w:val="20"/>
        </w:rPr>
        <w:t xml:space="preserve">What </w:t>
      </w:r>
      <w:r w:rsidRPr="003B01AF">
        <w:rPr>
          <w:sz w:val="18"/>
          <w:szCs w:val="20"/>
          <w:highlight w:val="yellow"/>
        </w:rPr>
        <w:t>value</w:t>
      </w:r>
      <w:r w:rsidRPr="003B01AF">
        <w:rPr>
          <w:sz w:val="18"/>
          <w:szCs w:val="20"/>
        </w:rPr>
        <w:t xml:space="preserve"> do we use </w:t>
      </w:r>
      <w:bookmarkStart w:id="16" w:name="_Hlk31969383"/>
      <w:r w:rsidRPr="003B01AF">
        <w:rPr>
          <w:sz w:val="18"/>
          <w:szCs w:val="20"/>
          <w:highlight w:val="yellow"/>
        </w:rPr>
        <w:t>to measure the variance between sample means</w:t>
      </w:r>
      <w:bookmarkEnd w:id="16"/>
      <w:r w:rsidRPr="003B01AF">
        <w:rPr>
          <w:sz w:val="18"/>
          <w:szCs w:val="20"/>
          <w:highlight w:val="yellow"/>
        </w:rPr>
        <w:t xml:space="preserve"> for the plastic strength example</w:t>
      </w:r>
      <w:r w:rsidRPr="003B01AF">
        <w:rPr>
          <w:sz w:val="18"/>
          <w:szCs w:val="20"/>
        </w:rPr>
        <w:t xml:space="preserve">? In the one-way ANOVA output, we’ll use the adjusted mean square (Adj </w:t>
      </w:r>
      <w:r w:rsidRPr="003B01AF">
        <w:rPr>
          <w:sz w:val="18"/>
          <w:szCs w:val="20"/>
          <w:highlight w:val="yellow"/>
        </w:rPr>
        <w:t>MS</w:t>
      </w:r>
      <w:r w:rsidRPr="003B01AF">
        <w:rPr>
          <w:sz w:val="18"/>
          <w:szCs w:val="20"/>
        </w:rPr>
        <w:t>) for Factor</w:t>
      </w:r>
      <w:bookmarkEnd w:id="15"/>
      <w:r w:rsidRPr="003B01AF">
        <w:rPr>
          <w:sz w:val="18"/>
          <w:szCs w:val="20"/>
        </w:rPr>
        <w:t xml:space="preserve">, which is 14.540. Don’t try to interpret this number because it won’t make sense. It’s the sum of the squared </w:t>
      </w:r>
      <w:bookmarkStart w:id="17" w:name="_Hlk31969555"/>
      <w:r w:rsidRPr="003B01AF">
        <w:rPr>
          <w:sz w:val="18"/>
          <w:szCs w:val="20"/>
        </w:rPr>
        <w:t xml:space="preserve">deviations </w:t>
      </w:r>
      <w:bookmarkEnd w:id="17"/>
      <w:r w:rsidRPr="003B01AF">
        <w:rPr>
          <w:sz w:val="18"/>
          <w:szCs w:val="20"/>
        </w:rPr>
        <w:t>divided by the factor DF. Just keep in mind that the further apart the group means are, the larger this number becomes</w:t>
      </w:r>
      <w:r>
        <w:rPr>
          <w:sz w:val="18"/>
          <w:szCs w:val="20"/>
        </w:rPr>
        <w:t>.</w:t>
      </w:r>
      <w:r>
        <w:rPr>
          <w:sz w:val="18"/>
          <w:szCs w:val="20"/>
        </w:rPr>
        <w:br/>
        <w:t>(SEE “INTERPRETING ANOVA TABLES” ABOVE)</w:t>
      </w:r>
    </w:p>
    <w:p w14:paraId="460E0E0D" w14:textId="2AE27768" w:rsidR="003B01AF" w:rsidRDefault="00796185" w:rsidP="008368B7">
      <w:pPr>
        <w:jc w:val="left"/>
        <w:rPr>
          <w:sz w:val="18"/>
          <w:szCs w:val="20"/>
        </w:rPr>
      </w:pPr>
      <w:r w:rsidRPr="003B01AF">
        <w:rPr>
          <w:sz w:val="28"/>
          <w:szCs w:val="32"/>
        </w:rPr>
        <w:t>DENOMINATOR</w:t>
      </w:r>
      <w:r>
        <w:t xml:space="preserve"> = </w:t>
      </w:r>
      <w:r w:rsidRPr="003B01AF">
        <w:rPr>
          <w:b/>
          <w:bCs/>
        </w:rPr>
        <w:t>variation within the samples</w:t>
      </w:r>
      <w:r w:rsidR="003B01AF">
        <w:rPr>
          <w:b/>
          <w:bCs/>
        </w:rPr>
        <w:br/>
      </w:r>
      <w:bookmarkStart w:id="18" w:name="_Hlk31969096"/>
      <w:r w:rsidR="003B01AF" w:rsidRPr="003B01AF">
        <w:rPr>
          <w:sz w:val="18"/>
          <w:szCs w:val="20"/>
        </w:rPr>
        <w:t xml:space="preserve">We also need an estimate of the variability within each sample. To calculate this variance, </w:t>
      </w:r>
      <w:r w:rsidR="003B01AF" w:rsidRPr="003B01AF">
        <w:rPr>
          <w:sz w:val="18"/>
          <w:szCs w:val="20"/>
          <w:highlight w:val="yellow"/>
        </w:rPr>
        <w:t xml:space="preserve">we need to calculate </w:t>
      </w:r>
      <w:bookmarkStart w:id="19" w:name="_Hlk31969448"/>
      <w:r w:rsidR="003B01AF" w:rsidRPr="003B01AF">
        <w:rPr>
          <w:sz w:val="18"/>
          <w:szCs w:val="20"/>
          <w:highlight w:val="yellow"/>
        </w:rPr>
        <w:t>how far each observation is from its group mean for all 40 observations</w:t>
      </w:r>
      <w:bookmarkEnd w:id="19"/>
      <w:r w:rsidR="003B01AF">
        <w:rPr>
          <w:sz w:val="18"/>
          <w:szCs w:val="20"/>
        </w:rPr>
        <w:t xml:space="preserve">! </w:t>
      </w:r>
      <w:r w:rsidR="003B01AF" w:rsidRPr="003B01AF">
        <w:rPr>
          <w:sz w:val="18"/>
          <w:szCs w:val="20"/>
        </w:rPr>
        <w:t>Technically, it is the sum of the squared deviations of each observation from its group mean divided by the error DF.</w:t>
      </w:r>
      <w:r w:rsidR="003B01AF">
        <w:rPr>
          <w:sz w:val="18"/>
          <w:szCs w:val="20"/>
        </w:rPr>
        <w:t xml:space="preserve"> </w:t>
      </w:r>
      <w:r w:rsidR="003B01AF" w:rsidRPr="003B01AF">
        <w:rPr>
          <w:sz w:val="18"/>
          <w:szCs w:val="20"/>
        </w:rPr>
        <w:t>If the observations for each group are close to the group mean, the variance within the samples is low. However, if the observations for each group are further from the group mean, the variance within the samples is higher.</w:t>
      </w:r>
      <w:r w:rsidR="0001384F">
        <w:rPr>
          <w:sz w:val="18"/>
          <w:szCs w:val="20"/>
        </w:rPr>
        <w:br/>
      </w:r>
      <w:bookmarkStart w:id="20" w:name="_Hlk31969606"/>
      <w:r w:rsidR="0001384F" w:rsidRPr="0001384F">
        <w:rPr>
          <w:sz w:val="18"/>
          <w:szCs w:val="20"/>
          <w:highlight w:val="yellow"/>
        </w:rPr>
        <w:t>The more spread out the observations are from their group mean, the higher the value in the denominator of the F-statistic</w:t>
      </w:r>
      <w:bookmarkEnd w:id="20"/>
    </w:p>
    <w:p w14:paraId="4D0B956A" w14:textId="77777777" w:rsidR="007C1C69" w:rsidRDefault="007C1C69" w:rsidP="008368B7">
      <w:pPr>
        <w:jc w:val="left"/>
        <w:rPr>
          <w:sz w:val="18"/>
          <w:szCs w:val="20"/>
        </w:rPr>
      </w:pPr>
    </w:p>
    <w:p w14:paraId="673F11E7" w14:textId="4A5A016D" w:rsidR="0001384F" w:rsidRDefault="0001384F" w:rsidP="008368B7">
      <w:pPr>
        <w:jc w:val="left"/>
        <w:rPr>
          <w:sz w:val="18"/>
          <w:szCs w:val="20"/>
        </w:rPr>
      </w:pPr>
      <w:r w:rsidRPr="0001384F">
        <w:rPr>
          <w:sz w:val="18"/>
          <w:szCs w:val="20"/>
        </w:rPr>
        <w:t xml:space="preserve">If </w:t>
      </w:r>
      <w:r w:rsidRPr="007C1C69">
        <w:rPr>
          <w:sz w:val="28"/>
          <w:szCs w:val="32"/>
        </w:rPr>
        <w:t xml:space="preserve">we’re hoping </w:t>
      </w:r>
      <w:r w:rsidRPr="0001384F">
        <w:rPr>
          <w:sz w:val="18"/>
          <w:szCs w:val="20"/>
        </w:rPr>
        <w:t>to show that the means are different</w:t>
      </w:r>
      <w:r>
        <w:rPr>
          <w:sz w:val="18"/>
          <w:szCs w:val="20"/>
        </w:rPr>
        <w:t xml:space="preserve"> (reject the null-hypotesis)</w:t>
      </w:r>
      <w:r w:rsidRPr="0001384F">
        <w:rPr>
          <w:sz w:val="18"/>
          <w:szCs w:val="20"/>
        </w:rPr>
        <w:t xml:space="preserve">, it's good when the </w:t>
      </w:r>
      <w:r w:rsidRPr="007E76C0">
        <w:rPr>
          <w:sz w:val="18"/>
          <w:szCs w:val="20"/>
          <w:u w:val="single"/>
        </w:rPr>
        <w:t>within</w:t>
      </w:r>
      <w:r w:rsidRPr="0001384F">
        <w:rPr>
          <w:sz w:val="18"/>
          <w:szCs w:val="20"/>
        </w:rPr>
        <w:t>-group variance is low</w:t>
      </w:r>
      <w:r>
        <w:rPr>
          <w:sz w:val="18"/>
          <w:szCs w:val="20"/>
        </w:rPr>
        <w:t xml:space="preserve"> (ratings molto raccolti</w:t>
      </w:r>
      <w:r w:rsidR="007E76C0">
        <w:rPr>
          <w:sz w:val="18"/>
          <w:szCs w:val="20"/>
        </w:rPr>
        <w:t xml:space="preserve"> per ogni ascoltatore</w:t>
      </w:r>
      <w:r>
        <w:rPr>
          <w:sz w:val="18"/>
          <w:szCs w:val="20"/>
        </w:rPr>
        <w:t>)</w:t>
      </w:r>
      <w:r w:rsidRPr="0001384F">
        <w:rPr>
          <w:sz w:val="32"/>
          <w:szCs w:val="36"/>
        </w:rPr>
        <w:t>**</w:t>
      </w:r>
      <w:r w:rsidRPr="0001384F">
        <w:rPr>
          <w:sz w:val="18"/>
          <w:szCs w:val="20"/>
        </w:rPr>
        <w:t>. You can think of the within-group variance as the background noise that can obscure a difference between means</w:t>
      </w:r>
    </w:p>
    <w:bookmarkEnd w:id="18"/>
    <w:p w14:paraId="06BA9DA8" w14:textId="1FD09829" w:rsidR="0001384F" w:rsidRPr="003B01AF" w:rsidRDefault="0001384F" w:rsidP="008368B7">
      <w:pPr>
        <w:jc w:val="left"/>
        <w:rPr>
          <w:sz w:val="18"/>
          <w:szCs w:val="20"/>
        </w:rPr>
      </w:pPr>
      <w:r w:rsidRPr="0001384F">
        <w:rPr>
          <w:sz w:val="18"/>
          <w:szCs w:val="20"/>
        </w:rPr>
        <w:t xml:space="preserve">For this one-way ANOVA example, the value that we’ll use for the variance within samples is the Adj MS for Error, which is 4.402. </w:t>
      </w:r>
      <w:r w:rsidRPr="0001384F">
        <w:rPr>
          <w:sz w:val="18"/>
          <w:szCs w:val="20"/>
          <w:highlight w:val="yellow"/>
        </w:rPr>
        <w:t>It is considered “error” because it is the variability that is not explained by the factor</w:t>
      </w:r>
      <w:r w:rsidRPr="0001384F">
        <w:rPr>
          <w:sz w:val="18"/>
          <w:szCs w:val="20"/>
        </w:rPr>
        <w:t>.</w:t>
      </w:r>
    </w:p>
    <w:p w14:paraId="40F60AF8" w14:textId="243DD36E" w:rsidR="00796185" w:rsidRPr="003B01AF" w:rsidRDefault="00796185" w:rsidP="008368B7">
      <w:pPr>
        <w:jc w:val="left"/>
        <w:rPr>
          <w:sz w:val="18"/>
          <w:szCs w:val="20"/>
        </w:rPr>
      </w:pPr>
    </w:p>
    <w:p w14:paraId="5163277B" w14:textId="77777777" w:rsidR="0001384F" w:rsidRDefault="00796185" w:rsidP="008368B7">
      <w:pPr>
        <w:jc w:val="left"/>
      </w:pPr>
      <w:r>
        <w:rPr>
          <w:noProof/>
          <w14:ligatures w14:val="none"/>
        </w:rPr>
        <w:lastRenderedPageBreak/>
        <w:drawing>
          <wp:inline distT="0" distB="0" distL="0" distR="0" wp14:anchorId="0A66E63E" wp14:editId="711AFA12">
            <wp:extent cx="4813540" cy="1858047"/>
            <wp:effectExtent l="0" t="0" r="6350" b="8890"/>
            <wp:docPr id="10" name="Im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837990" cy="1867485"/>
                    </a:xfrm>
                    <a:prstGeom prst="rect">
                      <a:avLst/>
                    </a:prstGeom>
                  </pic:spPr>
                </pic:pic>
              </a:graphicData>
            </a:graphic>
          </wp:inline>
        </w:drawing>
      </w:r>
    </w:p>
    <w:p w14:paraId="28BB0C97" w14:textId="571BDA41" w:rsidR="0001384F" w:rsidRPr="0001384F" w:rsidRDefault="004053AA" w:rsidP="008368B7">
      <w:pPr>
        <w:pStyle w:val="Titolo2"/>
        <w:jc w:val="left"/>
        <w:rPr>
          <w:lang w:val="it-IT"/>
        </w:rPr>
      </w:pPr>
      <w:r>
        <w:rPr>
          <w:lang w:val="it-IT"/>
        </w:rPr>
        <w:t>R</w:t>
      </w:r>
      <w:r w:rsidR="0001384F" w:rsidRPr="0001384F">
        <w:rPr>
          <w:lang w:val="it-IT"/>
        </w:rPr>
        <w:t>elazione tra F</w:t>
      </w:r>
      <w:r w:rsidR="0001384F">
        <w:rPr>
          <w:lang w:val="it-IT"/>
        </w:rPr>
        <w:t>-value e p-value</w:t>
      </w:r>
      <w:r>
        <w:rPr>
          <w:lang w:val="it-IT"/>
        </w:rPr>
        <w:t xml:space="preserve"> (significato statistico)</w:t>
      </w:r>
    </w:p>
    <w:p w14:paraId="0B0874D6" w14:textId="7266A417" w:rsidR="004053AA" w:rsidRDefault="0001384F" w:rsidP="008368B7">
      <w:pPr>
        <w:jc w:val="left"/>
      </w:pPr>
      <w:bookmarkStart w:id="21" w:name="_Hlk31971309"/>
      <w:r w:rsidRPr="0001384F">
        <w:rPr>
          <w:highlight w:val="yellow"/>
        </w:rPr>
        <w:t xml:space="preserve">For one-way ANOVA, </w:t>
      </w:r>
      <w:r w:rsidRPr="0001384F">
        <w:rPr>
          <w:b/>
          <w:bCs/>
          <w:highlight w:val="yellow"/>
        </w:rPr>
        <w:t>the ratio</w:t>
      </w:r>
      <w:r w:rsidR="004053AA">
        <w:rPr>
          <w:b/>
          <w:bCs/>
          <w:highlight w:val="yellow"/>
        </w:rPr>
        <w:t>(F-statistics)</w:t>
      </w:r>
      <w:r w:rsidRPr="0001384F">
        <w:rPr>
          <w:highlight w:val="yellow"/>
        </w:rPr>
        <w:t xml:space="preserve"> of the between-group variability to the within-group variability </w:t>
      </w:r>
      <w:r w:rsidRPr="0001384F">
        <w:rPr>
          <w:b/>
          <w:bCs/>
          <w:highlight w:val="yellow"/>
        </w:rPr>
        <w:t>follows an </w:t>
      </w:r>
      <w:hyperlink r:id="rId27" w:anchor="f-distribution" w:tgtFrame="_blank" w:history="1">
        <w:r w:rsidRPr="0001384F">
          <w:rPr>
            <w:rStyle w:val="Collegamentoipertestuale"/>
            <w:b/>
            <w:bCs/>
            <w:highlight w:val="yellow"/>
          </w:rPr>
          <w:t>F-distribution</w:t>
        </w:r>
      </w:hyperlink>
      <w:r w:rsidRPr="0001384F">
        <w:rPr>
          <w:b/>
          <w:bCs/>
          <w:highlight w:val="yellow"/>
        </w:rPr>
        <w:t> when the null hypothesis is true</w:t>
      </w:r>
      <w:r w:rsidR="004053AA">
        <w:t xml:space="preserve"> </w:t>
      </w:r>
      <w:bookmarkEnd w:id="21"/>
      <w:r w:rsidR="004053AA">
        <w:t xml:space="preserve">(graph displays </w:t>
      </w:r>
      <w:r w:rsidR="004053AA" w:rsidRPr="004053AA">
        <w:t>distribution of F-values that we'd obtain if the null hypothesis is true</w:t>
      </w:r>
      <w:r w:rsidR="004053AA">
        <w:t xml:space="preserve">) </w:t>
      </w:r>
      <w:r w:rsidR="004053AA">
        <w:br/>
      </w:r>
      <w:r w:rsidRPr="0001384F">
        <w:t xml:space="preserve">Because the F-distribution assumes that the null hypothesis is true, we can </w:t>
      </w:r>
      <w:bookmarkStart w:id="22" w:name="_Hlk31971346"/>
      <w:r w:rsidRPr="0001384F">
        <w:rPr>
          <w:highlight w:val="yellow"/>
        </w:rPr>
        <w:t>place the F-value from our study in the F-distribution</w:t>
      </w:r>
      <w:r w:rsidRPr="0001384F">
        <w:t xml:space="preserve"> </w:t>
      </w:r>
      <w:bookmarkEnd w:id="22"/>
      <w:r w:rsidRPr="0001384F">
        <w:t>to determine how consistent our results are with the null hypothesis and to calculate probabilities.</w:t>
      </w:r>
      <w:r w:rsidR="004053AA">
        <w:t xml:space="preserve"> </w:t>
      </w:r>
    </w:p>
    <w:p w14:paraId="1F8734F4" w14:textId="037555CC" w:rsidR="0001384F" w:rsidRPr="0001384F" w:rsidRDefault="0001384F" w:rsidP="008368B7">
      <w:pPr>
        <w:jc w:val="left"/>
      </w:pPr>
      <w:r w:rsidRPr="0001384F">
        <w:t xml:space="preserve">The </w:t>
      </w:r>
      <w:r w:rsidRPr="0001384F">
        <w:rPr>
          <w:highlight w:val="yellow"/>
        </w:rPr>
        <w:t xml:space="preserve">probability that we want to calculate is </w:t>
      </w:r>
      <w:bookmarkStart w:id="23" w:name="_Hlk31971437"/>
      <w:r w:rsidRPr="0001384F">
        <w:rPr>
          <w:highlight w:val="yellow"/>
        </w:rPr>
        <w:t>the probability of observing an F-statistic</w:t>
      </w:r>
      <w:r w:rsidR="004053AA">
        <w:rPr>
          <w:highlight w:val="yellow"/>
        </w:rPr>
        <w:t>(F-value or F-ratio)</w:t>
      </w:r>
      <w:r w:rsidRPr="0001384F">
        <w:rPr>
          <w:highlight w:val="yellow"/>
        </w:rPr>
        <w:t xml:space="preserve"> that is at least as high as the value that our study</w:t>
      </w:r>
      <w:r w:rsidRPr="0001384F">
        <w:t xml:space="preserve"> </w:t>
      </w:r>
      <w:r w:rsidRPr="0001384F">
        <w:rPr>
          <w:highlight w:val="yellow"/>
        </w:rPr>
        <w:t>obtained</w:t>
      </w:r>
      <w:r w:rsidR="004053AA">
        <w:t xml:space="preserve"> </w:t>
      </w:r>
      <w:bookmarkEnd w:id="23"/>
      <w:r w:rsidR="004053AA">
        <w:br/>
      </w:r>
      <w:r w:rsidR="004053AA">
        <w:rPr>
          <w:noProof/>
          <w14:ligatures w14:val="none"/>
        </w:rPr>
        <w:drawing>
          <wp:inline distT="0" distB="0" distL="0" distR="0" wp14:anchorId="31EF74F4" wp14:editId="146C7038">
            <wp:extent cx="3310674" cy="2203330"/>
            <wp:effectExtent l="0" t="0" r="4445" b="6985"/>
            <wp:docPr id="12" name="Immagin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319078" cy="2208923"/>
                    </a:xfrm>
                    <a:prstGeom prst="rect">
                      <a:avLst/>
                    </a:prstGeom>
                  </pic:spPr>
                </pic:pic>
              </a:graphicData>
            </a:graphic>
          </wp:inline>
        </w:drawing>
      </w:r>
      <w:r w:rsidR="004053AA">
        <w:br/>
      </w:r>
      <w:r w:rsidR="004053AA" w:rsidRPr="004053AA">
        <w:rPr>
          <w:highlight w:val="yellow"/>
        </w:rPr>
        <w:t xml:space="preserve">shaded area represents </w:t>
      </w:r>
      <w:r w:rsidR="004053AA" w:rsidRPr="00C262EA">
        <w:rPr>
          <w:sz w:val="32"/>
          <w:szCs w:val="36"/>
          <w:highlight w:val="green"/>
        </w:rPr>
        <w:t xml:space="preserve">THAT probability </w:t>
      </w:r>
      <w:r w:rsidR="00C262EA">
        <w:br/>
        <w:t xml:space="preserve">SICCOME </w:t>
      </w:r>
      <w:r w:rsidR="00C262EA" w:rsidRPr="00C262EA">
        <w:t>F-values fall within this shaded region about 3.1% of the time when the null hypothesis is true.</w:t>
      </w:r>
      <w:r w:rsidR="004053AA">
        <w:br/>
      </w:r>
      <w:r w:rsidR="00C262EA">
        <w:t>ALLORA</w:t>
      </w:r>
      <w:r w:rsidR="004053AA">
        <w:t xml:space="preserve"> </w:t>
      </w:r>
      <w:r w:rsidRPr="0001384F">
        <w:t xml:space="preserve">That probability allows us to determine how common or rare our F-value is under the assumption that the null hypothesis is true. </w:t>
      </w:r>
      <m:oMath>
        <m:r>
          <w:rPr>
            <w:rFonts w:ascii="Latin Modern Math" w:hAnsi="Latin Modern Math"/>
            <w:sz w:val="36"/>
            <w:szCs w:val="40"/>
          </w:rPr>
          <m:t>→</m:t>
        </m:r>
      </m:oMath>
      <w:r w:rsidR="00C262EA">
        <w:rPr>
          <w:rFonts w:eastAsiaTheme="minorEastAsia"/>
        </w:rPr>
        <w:t xml:space="preserve"> </w:t>
      </w:r>
      <w:bookmarkStart w:id="24" w:name="_Hlk31971836"/>
      <w:r w:rsidRPr="0001384F">
        <w:rPr>
          <w:highlight w:val="yellow"/>
        </w:rPr>
        <w:t>If the probability is low enough, we can conclude that our data is inconsistent with the null hypothesis</w:t>
      </w:r>
      <w:r w:rsidR="004053AA">
        <w:t>, that is, t</w:t>
      </w:r>
      <w:r w:rsidRPr="0001384F">
        <w:t>he evidence in the sample data is strong enough to reject the null hypothesis for the entire population</w:t>
      </w:r>
      <w:bookmarkEnd w:id="24"/>
      <w:r w:rsidRPr="0001384F">
        <w:t>.</w:t>
      </w:r>
    </w:p>
    <w:p w14:paraId="21072F50" w14:textId="018B0276" w:rsidR="0001384F" w:rsidRDefault="0001384F" w:rsidP="008368B7">
      <w:pPr>
        <w:jc w:val="left"/>
      </w:pPr>
      <w:r w:rsidRPr="0001384F">
        <w:rPr>
          <w:sz w:val="32"/>
          <w:szCs w:val="36"/>
        </w:rPr>
        <w:lastRenderedPageBreak/>
        <w:t>This probability that we’re calculating is also known as the p-value!</w:t>
      </w:r>
      <w:r w:rsidR="00C262EA">
        <w:rPr>
          <w:sz w:val="32"/>
          <w:szCs w:val="36"/>
        </w:rPr>
        <w:br/>
      </w:r>
      <w:bookmarkStart w:id="25" w:name="_Hlk31971989"/>
      <w:r w:rsidR="00C262EA" w:rsidRPr="00C262EA">
        <w:rPr>
          <w:sz w:val="24"/>
          <w:szCs w:val="28"/>
        </w:rPr>
        <w:t>This probability is low enough to reject the null hypothesis using the common </w:t>
      </w:r>
      <w:hyperlink r:id="rId29" w:tgtFrame="_blank" w:history="1">
        <w:r w:rsidR="00C262EA" w:rsidRPr="00C262EA">
          <w:rPr>
            <w:rStyle w:val="Collegamentoipertestuale"/>
            <w:sz w:val="24"/>
            <w:szCs w:val="28"/>
          </w:rPr>
          <w:t>significance level</w:t>
        </w:r>
      </w:hyperlink>
      <w:r w:rsidR="00C262EA" w:rsidRPr="00C262EA">
        <w:rPr>
          <w:sz w:val="24"/>
          <w:szCs w:val="28"/>
        </w:rPr>
        <w:t xml:space="preserve"> of </w:t>
      </w:r>
      <m:oMath>
        <m:r>
          <m:rPr>
            <m:sty m:val="bi"/>
          </m:rPr>
          <w:rPr>
            <w:rFonts w:ascii="Latin Modern Math" w:hAnsi="Latin Modern Math"/>
            <w:sz w:val="44"/>
            <w:szCs w:val="48"/>
          </w:rPr>
          <m:t>α=</m:t>
        </m:r>
      </m:oMath>
      <w:r w:rsidR="00C262EA" w:rsidRPr="00691A51">
        <w:rPr>
          <w:b/>
          <w:bCs/>
          <w:sz w:val="36"/>
          <w:szCs w:val="40"/>
        </w:rPr>
        <w:t>0.05</w:t>
      </w:r>
      <w:bookmarkEnd w:id="25"/>
      <w:r w:rsidR="00C262EA">
        <w:rPr>
          <w:sz w:val="24"/>
          <w:szCs w:val="28"/>
        </w:rPr>
        <w:t>…</w:t>
      </w:r>
      <w:r w:rsidR="00C262EA">
        <w:rPr>
          <w:sz w:val="32"/>
          <w:szCs w:val="36"/>
        </w:rPr>
        <w:t>…………</w:t>
      </w:r>
      <w:r w:rsidR="00C262EA">
        <w:rPr>
          <w:sz w:val="32"/>
          <w:szCs w:val="36"/>
        </w:rPr>
        <w:br/>
        <w:t>….</w:t>
      </w:r>
      <w:r w:rsidR="004053AA">
        <w:rPr>
          <w:sz w:val="32"/>
          <w:szCs w:val="36"/>
        </w:rPr>
        <w:br/>
      </w:r>
      <w:hyperlink r:id="rId30" w:history="1">
        <w:r w:rsidR="004053AA">
          <w:rPr>
            <w:rStyle w:val="Collegamentoipertestuale"/>
          </w:rPr>
          <w:t>https://blog.minitab.com/blog/adventures-in-statistics-2/understanding-hypothesis-tests-significance-levels-alpha-and-p-values-in-statistics</w:t>
        </w:r>
      </w:hyperlink>
    </w:p>
    <w:p w14:paraId="71386168" w14:textId="77777777" w:rsidR="004053AA" w:rsidRPr="0001384F" w:rsidRDefault="004053AA" w:rsidP="008368B7">
      <w:pPr>
        <w:jc w:val="left"/>
        <w:rPr>
          <w:sz w:val="24"/>
          <w:szCs w:val="28"/>
        </w:rPr>
      </w:pPr>
    </w:p>
    <w:p w14:paraId="79392447" w14:textId="77777777" w:rsidR="0001384F" w:rsidRPr="0001384F" w:rsidRDefault="0001384F" w:rsidP="008368B7">
      <w:pPr>
        <w:jc w:val="left"/>
      </w:pPr>
    </w:p>
    <w:p w14:paraId="63924C5B" w14:textId="288AFAB8" w:rsidR="00796185" w:rsidRDefault="00796185" w:rsidP="008368B7">
      <w:pPr>
        <w:jc w:val="left"/>
      </w:pPr>
      <w:r>
        <w:rPr>
          <w:highlight w:val="yellow"/>
        </w:rPr>
        <w:br/>
      </w:r>
    </w:p>
    <w:p w14:paraId="6D4A5F03" w14:textId="718BB9B1" w:rsidR="00796185" w:rsidRDefault="00796185" w:rsidP="008368B7">
      <w:pPr>
        <w:pStyle w:val="Titolo1"/>
        <w:jc w:val="left"/>
      </w:pPr>
      <w:r>
        <w:t>CONCLUSION</w:t>
      </w:r>
    </w:p>
    <w:p w14:paraId="11AA780B" w14:textId="201C1092" w:rsidR="0001384F" w:rsidRPr="007C1C69" w:rsidRDefault="0001384F" w:rsidP="008368B7">
      <w:pPr>
        <w:jc w:val="left"/>
        <w:rPr>
          <w:sz w:val="36"/>
          <w:szCs w:val="40"/>
        </w:rPr>
      </w:pPr>
      <w:bookmarkStart w:id="26" w:name="_Hlk31969913"/>
      <w:r w:rsidRPr="007C1C69">
        <w:rPr>
          <w:sz w:val="36"/>
          <w:szCs w:val="40"/>
          <w:highlight w:val="yellow"/>
        </w:rPr>
        <w:t xml:space="preserve">The higher the F-value </w:t>
      </w:r>
      <w:r w:rsidR="007C1C69" w:rsidRPr="007C1C69">
        <w:rPr>
          <w:sz w:val="36"/>
          <w:szCs w:val="40"/>
          <w:highlight w:val="yellow"/>
        </w:rPr>
        <w:t>t</w:t>
      </w:r>
      <w:r w:rsidRPr="007C1C69">
        <w:rPr>
          <w:sz w:val="36"/>
          <w:szCs w:val="40"/>
          <w:highlight w:val="yellow"/>
        </w:rPr>
        <w:t>he higher the variation of variation between sample (group) means than variation within the samples</w:t>
      </w:r>
      <w:r w:rsidRPr="007C1C69">
        <w:rPr>
          <w:sz w:val="36"/>
          <w:szCs w:val="40"/>
        </w:rPr>
        <w:t>.</w:t>
      </w:r>
    </w:p>
    <w:bookmarkEnd w:id="26"/>
    <w:p w14:paraId="55C1AC29" w14:textId="5B6A2215" w:rsidR="0001384F" w:rsidRPr="0001384F" w:rsidRDefault="0001384F" w:rsidP="008368B7">
      <w:pPr>
        <w:jc w:val="left"/>
      </w:pPr>
      <w:r w:rsidRPr="0001384F">
        <w:t>The F-statistic is the </w:t>
      </w:r>
      <w:hyperlink r:id="rId31" w:tgtFrame="_blank" w:history="1">
        <w:r w:rsidRPr="0001384F">
          <w:rPr>
            <w:rStyle w:val="Collegamentoipertestuale"/>
          </w:rPr>
          <w:t>test statistic</w:t>
        </w:r>
      </w:hyperlink>
      <w:r w:rsidRPr="0001384F">
        <w:t> for F-tests</w:t>
      </w:r>
      <w:r>
        <w:t xml:space="preserve"> (and incorporates both measures of variability discussed above)</w:t>
      </w:r>
      <w:r w:rsidRPr="0001384F">
        <w:t xml:space="preserve">. </w:t>
      </w:r>
      <w:bookmarkStart w:id="27" w:name="_Hlk31971061"/>
      <w:r w:rsidRPr="0001384F">
        <w:rPr>
          <w:highlight w:val="yellow"/>
        </w:rPr>
        <w:t>In general, an F-statistic is a ratio of two quantities that are expected to be roughly equal under the null hypothesis, which produces an F-statistic of approximately 1</w:t>
      </w:r>
      <w:r>
        <w:t xml:space="preserve">. </w:t>
      </w:r>
      <w:r>
        <w:br/>
      </w:r>
      <w:r w:rsidRPr="0001384F">
        <w:rPr>
          <w:highlight w:val="green"/>
        </w:rPr>
        <w:t>QUINDI TANTO PIU’ SONO LONTANO DA 1 TANTO PIU’ E’ MEGLIO PER IL MIO DATASET</w:t>
      </w:r>
      <w:bookmarkEnd w:id="27"/>
      <w:r w:rsidRPr="0001384F">
        <w:br/>
      </w:r>
      <w:r>
        <w:t>A</w:t>
      </w:r>
      <w:r w:rsidRPr="0001384F">
        <w:t xml:space="preserve"> low F-value shows a case where the group means are close together (low variability) relative to the variability within each group. The </w:t>
      </w:r>
      <w:r w:rsidRPr="0001384F">
        <w:rPr>
          <w:highlight w:val="green"/>
        </w:rPr>
        <w:t>high F-value graph a case where the variability of group means is large relative to the within group variability</w:t>
      </w:r>
      <w:r w:rsidRPr="0001384F">
        <w:t xml:space="preserve">. </w:t>
      </w:r>
      <w:r>
        <w:br/>
      </w:r>
      <w:r w:rsidRPr="0001384F">
        <w:rPr>
          <w:highlight w:val="green"/>
        </w:rPr>
        <w:t>In order to reject the null hypothesis that the group means are equal, we need a high F-value</w:t>
      </w:r>
      <w:r w:rsidRPr="0001384F">
        <w:t>.</w:t>
      </w:r>
    </w:p>
    <w:p w14:paraId="53B75D18" w14:textId="77777777" w:rsidR="0001384F" w:rsidRPr="00F70402" w:rsidRDefault="0001384F" w:rsidP="008368B7">
      <w:pPr>
        <w:jc w:val="left"/>
      </w:pPr>
    </w:p>
    <w:p w14:paraId="6BF36F4F" w14:textId="6FBC9C54" w:rsidR="00796185" w:rsidRDefault="00796185" w:rsidP="008368B7">
      <w:pPr>
        <w:jc w:val="left"/>
        <w:rPr>
          <w:lang w:val="it-IT"/>
        </w:rPr>
      </w:pPr>
      <w:bookmarkStart w:id="28" w:name="_Hlk31972136"/>
      <w:r w:rsidRPr="00796185">
        <w:rPr>
          <w:lang w:val="it-IT"/>
        </w:rPr>
        <w:t>DATO CHE IL RAPPORTO D</w:t>
      </w:r>
      <w:r>
        <w:rPr>
          <w:lang w:val="it-IT"/>
        </w:rPr>
        <w:t xml:space="preserve">I VARIANZE CHE VIENE SCELTO NELL’ANOVA E’ PROPRIO QUELLO CHE MI INTERESSA A ME PER CALCOLARE QUELLE METRICHE </w:t>
      </w:r>
      <w:r w:rsidRPr="004053AA">
        <w:rPr>
          <w:highlight w:val="green"/>
          <w:lang w:val="it-IT"/>
        </w:rPr>
        <w:t>IL P-VALUE E L’F VALUE DICONO LA STESSA COSA</w:t>
      </w:r>
      <w:r w:rsidR="004053AA" w:rsidRPr="004053AA">
        <w:rPr>
          <w:highlight w:val="green"/>
          <w:lang w:val="it-IT"/>
        </w:rPr>
        <w:t xml:space="preserve"> IN QUANTO AUTOMATICAMENTE PIU VIENE GRANDE L’F-VALUE PIU IL P-VALUE E’ BASSO PER COME E’ DEFINITO</w:t>
      </w:r>
    </w:p>
    <w:bookmarkEnd w:id="28"/>
    <w:p w14:paraId="218F1AA0" w14:textId="3C7B39AF" w:rsidR="003B01AF" w:rsidRDefault="003B01AF" w:rsidP="008368B7">
      <w:pPr>
        <w:jc w:val="left"/>
        <w:rPr>
          <w:lang w:val="it-IT"/>
        </w:rPr>
      </w:pPr>
      <w:r>
        <w:rPr>
          <w:lang w:val="it-IT"/>
        </w:rPr>
        <w:lastRenderedPageBreak/>
        <w:t>SE IL F-VALUE E’ PIU GRANDE E’ PERCHE’:</w:t>
      </w:r>
      <w:r>
        <w:rPr>
          <w:lang w:val="it-IT"/>
        </w:rPr>
        <w:br/>
        <w:t>- E’ PIU GRANDE IL NUMERATORE</w:t>
      </w:r>
      <w:r>
        <w:rPr>
          <w:lang w:val="it-IT"/>
        </w:rPr>
        <w:br/>
      </w:r>
      <w:r>
        <w:rPr>
          <w:lang w:val="it-IT"/>
        </w:rPr>
        <w:br/>
        <w:t>- E’ PIU PICCOLO IL DENOMINATORE</w:t>
      </w:r>
      <w:r w:rsidR="0001384F">
        <w:rPr>
          <w:lang w:val="it-IT"/>
        </w:rPr>
        <w:br/>
      </w:r>
      <w:r w:rsidR="0001384F" w:rsidRPr="0001384F">
        <w:rPr>
          <w:sz w:val="32"/>
          <w:szCs w:val="36"/>
          <w:lang w:val="it-IT"/>
        </w:rPr>
        <w:t>**</w:t>
      </w:r>
      <w:bookmarkStart w:id="29" w:name="_Hlk31969840"/>
      <w:r w:rsidR="0001384F">
        <w:rPr>
          <w:lang w:val="it-IT"/>
        </w:rPr>
        <w:t>significa che i rating attorno i valori medi del proprio group mean sono raccolti</w:t>
      </w:r>
      <w:bookmarkEnd w:id="29"/>
    </w:p>
    <w:p w14:paraId="5E60D1DA" w14:textId="7C59B2DF" w:rsidR="0001384F" w:rsidRPr="00F70402" w:rsidRDefault="003944AA" w:rsidP="008368B7">
      <w:pPr>
        <w:pStyle w:val="Titolo3"/>
        <w:jc w:val="left"/>
        <w:rPr>
          <w:lang w:val="it-IT"/>
        </w:rPr>
      </w:pPr>
      <w:r w:rsidRPr="00F70402">
        <w:rPr>
          <w:lang w:val="it-IT"/>
        </w:rPr>
        <w:t>CRITIC VALUE FOR F-VALUE</w:t>
      </w:r>
    </w:p>
    <w:p w14:paraId="09821B85" w14:textId="2DCE90E0" w:rsidR="003944AA" w:rsidRPr="00D8620C" w:rsidRDefault="003B01AF" w:rsidP="008368B7">
      <w:pPr>
        <w:jc w:val="left"/>
        <w:rPr>
          <w:lang w:val="it-IT"/>
        </w:rPr>
      </w:pPr>
      <w:r>
        <w:rPr>
          <w:lang w:val="it-IT"/>
        </w:rPr>
        <w:t xml:space="preserve">COME FACCIO A CAPIRLO? </w:t>
      </w:r>
      <w:r w:rsidRPr="00F70402">
        <w:rPr>
          <w:highlight w:val="green"/>
          <w:lang w:val="it-IT"/>
        </w:rPr>
        <w:t>HO BISOGNO DI UN VALORE CRITICO</w:t>
      </w:r>
      <w:r w:rsidR="00D8620C" w:rsidRPr="00F70402">
        <w:rPr>
          <w:highlight w:val="green"/>
          <w:lang w:val="it-IT"/>
        </w:rPr>
        <w:t xml:space="preserve"> CHE MI DICE QUANTO POSSO ACCETTARE L’ESSERE ABBASTANZA GROSSO PER L’F-VALUE</w:t>
      </w:r>
      <w:r w:rsidR="00D8620C">
        <w:rPr>
          <w:lang w:val="it-IT"/>
        </w:rPr>
        <w:t xml:space="preserve"> </w:t>
      </w:r>
      <w:r>
        <w:rPr>
          <w:lang w:val="it-IT"/>
        </w:rPr>
        <w:br/>
      </w:r>
      <w:bookmarkStart w:id="30" w:name="_Hlk31972290"/>
      <w:r w:rsidR="00E40109">
        <w:fldChar w:fldCharType="begin"/>
      </w:r>
      <w:r w:rsidR="00E40109" w:rsidRPr="00900F94">
        <w:instrText xml:space="preserve"> HYPERLINK "https://it.mathworks.com/help/stats/finv.html" </w:instrText>
      </w:r>
      <w:r w:rsidR="00E40109">
        <w:fldChar w:fldCharType="separate"/>
      </w:r>
      <w:r w:rsidRPr="003B01AF">
        <w:rPr>
          <w:rStyle w:val="Collegamentoipertestuale"/>
          <w:lang w:val="it-IT"/>
        </w:rPr>
        <w:t>https://it.mathworks.com/help/stats/finv.html</w:t>
      </w:r>
      <w:r w:rsidR="00E40109">
        <w:rPr>
          <w:rStyle w:val="Collegamentoipertestuale"/>
          <w:lang w:val="it-IT"/>
        </w:rPr>
        <w:fldChar w:fldCharType="end"/>
      </w:r>
      <w:bookmarkEnd w:id="30"/>
    </w:p>
    <w:p w14:paraId="4BA1C806" w14:textId="15A8DCA1" w:rsidR="003944AA" w:rsidRDefault="008368B7" w:rsidP="008368B7">
      <w:pPr>
        <w:pStyle w:val="NormaleWeb"/>
        <w:shd w:val="clear" w:color="auto" w:fill="FFFFFF"/>
        <w:spacing w:before="0" w:after="150"/>
        <w:jc w:val="left"/>
        <w:rPr>
          <w:rFonts w:ascii="Arial" w:hAnsi="Arial" w:cs="Arial"/>
          <w:color w:val="404040"/>
          <w:sz w:val="20"/>
          <w:szCs w:val="20"/>
        </w:rPr>
      </w:pPr>
      <w:r w:rsidRPr="006240DF">
        <w:rPr>
          <w:rFonts w:ascii="Arial" w:hAnsi="Arial" w:cs="Arial"/>
          <w:color w:val="404040"/>
          <w:sz w:val="20"/>
          <w:szCs w:val="20"/>
          <w:lang w:val="it-IT"/>
        </w:rPr>
        <w:br/>
      </w:r>
      <w:r>
        <w:rPr>
          <w:rFonts w:ascii="Arial" w:hAnsi="Arial" w:cs="Arial"/>
          <w:color w:val="404040"/>
          <w:sz w:val="20"/>
          <w:szCs w:val="20"/>
        </w:rPr>
        <w:t>(EXAMPLE MATLAB)</w:t>
      </w:r>
      <w:r>
        <w:rPr>
          <w:rFonts w:ascii="Arial" w:hAnsi="Arial" w:cs="Arial"/>
          <w:color w:val="404040"/>
          <w:sz w:val="20"/>
          <w:szCs w:val="20"/>
        </w:rPr>
        <w:br/>
      </w:r>
      <w:r w:rsidR="003944AA">
        <w:rPr>
          <w:rFonts w:ascii="Arial" w:hAnsi="Arial" w:cs="Arial"/>
          <w:color w:val="404040"/>
          <w:sz w:val="20"/>
          <w:szCs w:val="20"/>
        </w:rPr>
        <w:t>Find a value that should exceed 95% of the samples from an </w:t>
      </w:r>
      <w:r w:rsidR="003944AA">
        <w:rPr>
          <w:rStyle w:val="Enfasicorsivo"/>
          <w:rFonts w:ascii="Arial" w:hAnsi="Arial" w:cs="Arial"/>
          <w:color w:val="404040"/>
          <w:sz w:val="20"/>
          <w:szCs w:val="20"/>
        </w:rPr>
        <w:t>F</w:t>
      </w:r>
      <w:r w:rsidR="003944AA">
        <w:rPr>
          <w:rFonts w:ascii="Arial" w:hAnsi="Arial" w:cs="Arial"/>
          <w:color w:val="404040"/>
          <w:sz w:val="20"/>
          <w:szCs w:val="20"/>
        </w:rPr>
        <w:t> distribution with 5 degrees of freedom in the numerator and 10 degrees of freedom in the denominator.</w:t>
      </w:r>
    </w:p>
    <w:p w14:paraId="18836732" w14:textId="77777777" w:rsidR="003944AA" w:rsidRPr="00900F94" w:rsidRDefault="003944AA" w:rsidP="008368B7">
      <w:pPr>
        <w:pStyle w:val="PreformattatoHTML"/>
        <w:spacing w:after="150"/>
        <w:ind w:left="480"/>
        <w:rPr>
          <w:rFonts w:ascii="Consolas" w:hAnsi="Consolas"/>
          <w:color w:val="404040"/>
          <w:lang w:val="it-IT"/>
        </w:rPr>
      </w:pPr>
      <w:r w:rsidRPr="00900F94">
        <w:rPr>
          <w:rFonts w:ascii="Consolas" w:hAnsi="Consolas"/>
          <w:color w:val="404040"/>
          <w:lang w:val="it-IT"/>
        </w:rPr>
        <w:t>x = finv(0.95,5,10)</w:t>
      </w:r>
    </w:p>
    <w:p w14:paraId="041ABAEA" w14:textId="77777777" w:rsidR="003944AA" w:rsidRPr="00900F94" w:rsidRDefault="003944AA" w:rsidP="008368B7">
      <w:pPr>
        <w:pStyle w:val="PreformattatoHTML"/>
        <w:spacing w:after="150"/>
        <w:ind w:left="480"/>
        <w:rPr>
          <w:rFonts w:ascii="Consolas" w:hAnsi="Consolas"/>
          <w:color w:val="404040"/>
          <w:lang w:val="it-IT"/>
        </w:rPr>
      </w:pPr>
      <w:r w:rsidRPr="00900F94">
        <w:rPr>
          <w:rFonts w:ascii="Consolas" w:hAnsi="Consolas"/>
          <w:color w:val="404040"/>
          <w:lang w:val="it-IT"/>
        </w:rPr>
        <w:t>x =</w:t>
      </w:r>
    </w:p>
    <w:p w14:paraId="10815D01" w14:textId="40B88B9B" w:rsidR="003944AA" w:rsidRPr="00900F94" w:rsidRDefault="003944AA" w:rsidP="008368B7">
      <w:pPr>
        <w:pStyle w:val="PreformattatoHTML"/>
        <w:spacing w:after="150"/>
        <w:ind w:left="480"/>
        <w:rPr>
          <w:rFonts w:ascii="Consolas" w:hAnsi="Consolas"/>
          <w:color w:val="404040"/>
          <w:lang w:val="it-IT"/>
        </w:rPr>
      </w:pPr>
      <w:r w:rsidRPr="00900F94">
        <w:rPr>
          <w:rFonts w:ascii="Consolas" w:hAnsi="Consolas"/>
          <w:color w:val="404040"/>
          <w:lang w:val="it-IT"/>
        </w:rPr>
        <w:t xml:space="preserve">  3.3258</w:t>
      </w:r>
    </w:p>
    <w:p w14:paraId="02D0837E" w14:textId="1D1194ED" w:rsidR="003944AA" w:rsidRPr="003944AA" w:rsidRDefault="003944AA" w:rsidP="008368B7">
      <w:pPr>
        <w:pStyle w:val="PreformattatoHTML"/>
        <w:spacing w:after="150"/>
        <w:ind w:left="480"/>
        <w:rPr>
          <w:rFonts w:ascii="Consolas" w:hAnsi="Consolas"/>
          <w:color w:val="404040"/>
        </w:rPr>
      </w:pPr>
      <w:r>
        <w:rPr>
          <w:rFonts w:ascii="Arial" w:hAnsi="Arial" w:cs="Arial"/>
          <w:color w:val="404040"/>
          <w:shd w:val="clear" w:color="auto" w:fill="FFFFFF"/>
        </w:rPr>
        <w:t>You would observe values greater than 3.3258 only 5% of the time by chance</w:t>
      </w:r>
    </w:p>
    <w:p w14:paraId="2ABBFC67" w14:textId="7ED8992D" w:rsidR="00F70402" w:rsidRDefault="003944AA" w:rsidP="008368B7">
      <w:pPr>
        <w:jc w:val="left"/>
        <w:rPr>
          <w:rStyle w:val="Collegamentoipertestuale"/>
          <w:lang w:val="it-IT"/>
        </w:rPr>
      </w:pPr>
      <w:r>
        <w:rPr>
          <w:lang w:val="it-IT"/>
        </w:rPr>
        <w:t>LO FACCIO PER TUTTI E TRE GLI ATTRIBUTI CON I GIUSTI DEGREE OF FREEDOMS</w:t>
      </w:r>
      <w:r>
        <w:rPr>
          <w:lang w:val="it-IT"/>
        </w:rPr>
        <w:br/>
        <w:t xml:space="preserve">NUMERATORE </w:t>
      </w:r>
      <w:r w:rsidRPr="003944AA">
        <w:rPr>
          <w:lang w:val="it-IT"/>
        </w:rPr>
        <w:sym w:font="Wingdings" w:char="F0E0"/>
      </w:r>
      <w:r>
        <w:rPr>
          <w:lang w:val="it-IT"/>
        </w:rPr>
        <w:t xml:space="preserve"> PRENDO </w:t>
      </w:r>
      <w:proofErr w:type="spellStart"/>
      <w:r>
        <w:rPr>
          <w:lang w:val="it-IT"/>
        </w:rPr>
        <w:t>df_columns</w:t>
      </w:r>
      <w:proofErr w:type="spellEnd"/>
      <w:r>
        <w:rPr>
          <w:lang w:val="it-IT"/>
        </w:rPr>
        <w:br/>
        <w:t xml:space="preserve">DENOMINATORE </w:t>
      </w:r>
      <w:r w:rsidRPr="003944AA">
        <w:rPr>
          <w:lang w:val="it-IT"/>
        </w:rPr>
        <w:sym w:font="Wingdings" w:char="F0E0"/>
      </w:r>
      <w:r>
        <w:rPr>
          <w:lang w:val="it-IT"/>
        </w:rPr>
        <w:t xml:space="preserve"> PRENDO </w:t>
      </w:r>
      <w:proofErr w:type="spellStart"/>
      <w:r>
        <w:rPr>
          <w:lang w:val="it-IT"/>
        </w:rPr>
        <w:t>df_errors</w:t>
      </w:r>
      <w:proofErr w:type="spellEnd"/>
      <w:r>
        <w:rPr>
          <w:lang w:val="it-IT"/>
        </w:rPr>
        <w:br/>
      </w:r>
      <w:r w:rsidR="003B01AF" w:rsidRPr="003B01AF">
        <w:rPr>
          <w:lang w:val="it-IT"/>
        </w:rPr>
        <w:br/>
      </w:r>
      <w:r w:rsidR="003B01AF" w:rsidRPr="003B01AF">
        <w:rPr>
          <w:lang w:val="it-IT"/>
        </w:rPr>
        <w:br/>
      </w:r>
      <w:r w:rsidR="003B01AF">
        <w:rPr>
          <w:lang w:val="it-IT"/>
        </w:rPr>
        <w:t>sarebbe come leggere qui ma non mi bastano le righe e colonne:</w:t>
      </w:r>
      <w:r w:rsidR="003B01AF" w:rsidRPr="003B01AF">
        <w:rPr>
          <w:lang w:val="it-IT"/>
        </w:rPr>
        <w:br/>
      </w:r>
      <w:hyperlink r:id="rId32" w:history="1">
        <w:r w:rsidR="003B01AF" w:rsidRPr="003B01AF">
          <w:rPr>
            <w:rStyle w:val="Collegamentoipertestuale"/>
            <w:sz w:val="18"/>
            <w:szCs w:val="20"/>
            <w:lang w:val="it-IT"/>
          </w:rPr>
          <w:t>http://users.sussex.ac.uk/~grahamh/RM1web/F-ratio%20table%202005.pdf</w:t>
        </w:r>
      </w:hyperlink>
    </w:p>
    <w:p w14:paraId="567946E3" w14:textId="05A14FE8" w:rsidR="00F70402" w:rsidRDefault="00F70402" w:rsidP="008368B7">
      <w:pPr>
        <w:jc w:val="left"/>
        <w:rPr>
          <w:rStyle w:val="Collegamentoipertestuale"/>
          <w:lang w:val="it-IT"/>
        </w:rPr>
      </w:pPr>
    </w:p>
    <w:p w14:paraId="188317CE" w14:textId="7834E6DD" w:rsidR="00F70402" w:rsidRDefault="00F70402" w:rsidP="00F70402">
      <w:pPr>
        <w:pStyle w:val="Titolo1"/>
        <w:rPr>
          <w:lang w:val="it-IT"/>
        </w:rPr>
      </w:pPr>
    </w:p>
    <w:p w14:paraId="2089B2DC" w14:textId="21F26365" w:rsidR="00F70402" w:rsidRPr="006240DF" w:rsidRDefault="00636002" w:rsidP="00F70402">
      <w:pPr>
        <w:pStyle w:val="Titolo1"/>
        <w:rPr>
          <w:del w:id="31" w:author="Alessio Sopranzi" w:date="2020-02-07T10:44:00Z"/>
        </w:rPr>
      </w:pPr>
      <m:oMath>
        <m:r>
          <w:rPr>
            <w:rFonts w:ascii="Latin Modern Math" w:hAnsi="Latin Modern Math"/>
            <w:sz w:val="48"/>
            <w:lang w:val="it-IT"/>
          </w:rPr>
          <m:t>→</m:t>
        </m:r>
      </m:oMath>
      <w:r w:rsidRPr="00900F94">
        <w:rPr>
          <w:lang w:val="it-IT"/>
        </w:rPr>
        <w:t xml:space="preserve"> </w:t>
      </w:r>
      <w:r w:rsidR="00F70402" w:rsidRPr="00900F94">
        <w:rPr>
          <w:lang w:val="it-IT"/>
        </w:rPr>
        <w:t>Results</w:t>
      </w:r>
      <w:r w:rsidR="004C48B8" w:rsidRPr="00900F94">
        <w:rPr>
          <w:lang w:val="it-IT"/>
        </w:rPr>
        <w:t xml:space="preserve"> WITH OUTLIERS</w:t>
      </w:r>
    </w:p>
    <w:p w14:paraId="4B8ABB1C" w14:textId="65ABE835" w:rsidR="00F70402" w:rsidRPr="00900F94" w:rsidRDefault="00F70402" w:rsidP="00900F94">
      <w:pPr>
        <w:rPr>
          <w:rFonts w:asciiTheme="majorHAnsi" w:eastAsiaTheme="majorEastAsia" w:hAnsiTheme="majorHAnsi" w:cstheme="majorBidi"/>
          <w:b/>
          <w:bCs/>
          <w:sz w:val="28"/>
          <w:szCs w:val="32"/>
          <w:lang w:val="it-IT"/>
        </w:rPr>
      </w:pPr>
      <w:del w:id="32" w:author="Alessio Sopranzi" w:date="2020-02-07T10:44:00Z">
        <w:r>
          <w:rPr>
            <w:noProof/>
            <w14:ligatures w14:val="none"/>
          </w:rPr>
          <w:drawing>
            <wp:inline distT="0" distB="0" distL="0" distR="0" wp14:anchorId="482FCEEE" wp14:editId="2500CE9C">
              <wp:extent cx="5943600" cy="3067685"/>
              <wp:effectExtent l="0" t="0" r="0" b="0"/>
              <wp:docPr id="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3600" cy="3067685"/>
                      </a:xfrm>
                      <a:prstGeom prst="rect">
                        <a:avLst/>
                      </a:prstGeom>
                    </pic:spPr>
                  </pic:pic>
                </a:graphicData>
              </a:graphic>
            </wp:inline>
          </w:drawing>
        </w:r>
      </w:del>
    </w:p>
    <w:p w14:paraId="5DAFCB8C" w14:textId="556B9541" w:rsidR="004C48B8" w:rsidRPr="00900F94" w:rsidRDefault="00636002" w:rsidP="004C48B8">
      <w:pPr>
        <w:pStyle w:val="Titolo1"/>
        <w:rPr>
          <w:lang w:val="it-IT"/>
        </w:rPr>
      </w:pPr>
      <m:oMath>
        <m:r>
          <m:rPr>
            <m:sty m:val="bi"/>
          </m:rPr>
          <w:rPr>
            <w:rFonts w:ascii="Latin Modern Math" w:hAnsi="Latin Modern Math"/>
            <w:sz w:val="48"/>
            <w:lang w:val="it-IT"/>
          </w:rPr>
          <m:t>→</m:t>
        </m:r>
      </m:oMath>
      <w:r w:rsidRPr="00900F94">
        <w:rPr>
          <w:sz w:val="48"/>
          <w:lang w:val="it-IT"/>
        </w:rPr>
        <w:t xml:space="preserve"> </w:t>
      </w:r>
      <w:r w:rsidR="004C48B8" w:rsidRPr="00900F94">
        <w:rPr>
          <w:lang w:val="it-IT"/>
        </w:rPr>
        <w:t>Results WITHOUT OUTLIERS</w:t>
      </w:r>
    </w:p>
    <w:p w14:paraId="2ABB5A65" w14:textId="77777777" w:rsidR="004C48B8" w:rsidRPr="00900F94" w:rsidRDefault="004C48B8" w:rsidP="004C48B8">
      <w:pPr>
        <w:rPr>
          <w:lang w:val="it-IT"/>
        </w:rPr>
      </w:pPr>
    </w:p>
    <w:p w14:paraId="40099E37" w14:textId="77777777" w:rsidR="003B01AF" w:rsidRPr="00900F94" w:rsidRDefault="003B01AF" w:rsidP="008368B7">
      <w:pPr>
        <w:jc w:val="left"/>
        <w:rPr>
          <w:lang w:val="it-IT"/>
        </w:rPr>
      </w:pPr>
    </w:p>
    <w:p w14:paraId="76B692B1" w14:textId="77777777" w:rsidR="00796185" w:rsidRPr="00900F94" w:rsidRDefault="00796185" w:rsidP="008368B7">
      <w:pPr>
        <w:jc w:val="left"/>
        <w:rPr>
          <w:lang w:val="it-IT"/>
        </w:rPr>
      </w:pPr>
    </w:p>
    <w:p w14:paraId="5CB262C8" w14:textId="77777777" w:rsidR="000A6C57" w:rsidRPr="00900F94" w:rsidRDefault="000A6C57" w:rsidP="008368B7">
      <w:pPr>
        <w:jc w:val="left"/>
        <w:rPr>
          <w:lang w:val="it-IT"/>
        </w:rPr>
      </w:pPr>
    </w:p>
    <w:p w14:paraId="4577A408" w14:textId="77777777" w:rsidR="000A6C57" w:rsidRPr="00900F94" w:rsidRDefault="000A6C57" w:rsidP="008368B7">
      <w:pPr>
        <w:jc w:val="left"/>
        <w:rPr>
          <w:lang w:val="it-IT"/>
        </w:rPr>
      </w:pPr>
    </w:p>
    <w:p w14:paraId="424D80D3" w14:textId="3253F6FE" w:rsidR="00E66D18" w:rsidRPr="00900F94" w:rsidRDefault="00E66D18" w:rsidP="008368B7">
      <w:pPr>
        <w:jc w:val="left"/>
        <w:rPr>
          <w:lang w:val="it-IT"/>
        </w:rPr>
      </w:pPr>
    </w:p>
    <w:p w14:paraId="5D8DBC0E" w14:textId="5CBC1DE6" w:rsidR="00BC78E6" w:rsidRPr="00BC4BBB" w:rsidRDefault="00E66D18" w:rsidP="008368B7">
      <w:pPr>
        <w:jc w:val="left"/>
      </w:pPr>
      <w:r>
        <w:lastRenderedPageBreak/>
        <w:t>_________________________________________________</w:t>
      </w:r>
    </w:p>
    <w:sectPr w:rsidR="00BC78E6" w:rsidRPr="00BC4BBB" w:rsidSect="00005E09">
      <w:headerReference w:type="default" r:id="rId34"/>
      <w:footerReference w:type="default" r:id="rId35"/>
      <w:pgSz w:w="12240" w:h="15840"/>
      <w:pgMar w:top="1440" w:right="1440" w:bottom="2340" w:left="1440" w:header="720" w:footer="582"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96EBEC" w14:textId="77777777" w:rsidR="00B64FA7" w:rsidRDefault="00B64FA7" w:rsidP="00005E09">
      <w:r>
        <w:separator/>
      </w:r>
    </w:p>
    <w:p w14:paraId="42E570E2" w14:textId="77777777" w:rsidR="00B64FA7" w:rsidRDefault="00B64FA7" w:rsidP="00005E09"/>
  </w:endnote>
  <w:endnote w:type="continuationSeparator" w:id="0">
    <w:p w14:paraId="66953E49" w14:textId="77777777" w:rsidR="00B64FA7" w:rsidRDefault="00B64FA7" w:rsidP="00005E09">
      <w:r>
        <w:continuationSeparator/>
      </w:r>
    </w:p>
    <w:p w14:paraId="06836EA2" w14:textId="77777777" w:rsidR="00B64FA7" w:rsidRDefault="00B64FA7" w:rsidP="00005E09"/>
  </w:endnote>
  <w:endnote w:type="continuationNotice" w:id="1">
    <w:p w14:paraId="2D05ACF0" w14:textId="77777777" w:rsidR="00B64FA7" w:rsidRDefault="00B64FA7">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LM Roman 10">
    <w:altName w:val="Calibri"/>
    <w:panose1 w:val="00000000000000000000"/>
    <w:charset w:val="00"/>
    <w:family w:val="modern"/>
    <w:notTrueType/>
    <w:pitch w:val="variable"/>
    <w:sig w:usb0="20000007" w:usb1="00000000" w:usb2="00000000" w:usb3="00000000" w:csb0="00000193" w:csb1="00000000"/>
  </w:font>
  <w:font w:name="LM Mono 10">
    <w:altName w:val="Calibri"/>
    <w:panose1 w:val="00000000000000000000"/>
    <w:charset w:val="00"/>
    <w:family w:val="modern"/>
    <w:notTrueType/>
    <w:pitch w:val="fixed"/>
    <w:sig w:usb0="20000007" w:usb1="00000000" w:usb2="00000000" w:usb3="00000000" w:csb0="00000193" w:csb1="00000000"/>
  </w:font>
  <w:font w:name="Segoe UI">
    <w:panose1 w:val="020B0502040204020203"/>
    <w:charset w:val="00"/>
    <w:family w:val="swiss"/>
    <w:pitch w:val="variable"/>
    <w:sig w:usb0="E4002EFF" w:usb1="C000E47F" w:usb2="00000009" w:usb3="00000000" w:csb0="000001FF" w:csb1="00000000"/>
  </w:font>
  <w:font w:name="Latin Modern Math">
    <w:altName w:val="Calibri"/>
    <w:panose1 w:val="00000000000000000000"/>
    <w:charset w:val="00"/>
    <w:family w:val="modern"/>
    <w:notTrueType/>
    <w:pitch w:val="variable"/>
    <w:sig w:usb0="A00000EF" w:usb1="4201F9EE" w:usb2="02000000" w:usb3="00000000" w:csb0="00000093"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38EAA1" w14:textId="77777777" w:rsidR="00FC1421" w:rsidRDefault="00FC1421" w:rsidP="00005E09">
    <w:pPr>
      <w:pStyle w:val="Pidipagina"/>
      <w:jc w:val="center"/>
    </w:pPr>
    <w:r>
      <w:fldChar w:fldCharType="begin"/>
    </w:r>
    <w:r>
      <w:instrText xml:space="preserve"> PAGE   \* MERGEFORMAT </w:instrText>
    </w:r>
    <w:r>
      <w:fldChar w:fldCharType="separate"/>
    </w:r>
    <w:r>
      <w:rPr>
        <w:noProof/>
      </w:rPr>
      <w:t>1</w:t>
    </w:r>
    <w:r>
      <w:rPr>
        <w:noProof/>
      </w:rPr>
      <w:fldChar w:fldCharType="end"/>
    </w:r>
  </w:p>
  <w:p w14:paraId="578E0804" w14:textId="77777777" w:rsidR="00FC1421" w:rsidRDefault="00FC1421" w:rsidP="00005E0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1CFAAD" w14:textId="77777777" w:rsidR="00B64FA7" w:rsidRDefault="00B64FA7" w:rsidP="00E0682F">
      <w:pPr>
        <w:spacing w:after="120"/>
      </w:pPr>
      <w:r>
        <w:separator/>
      </w:r>
    </w:p>
  </w:footnote>
  <w:footnote w:type="continuationSeparator" w:id="0">
    <w:p w14:paraId="75352F9D" w14:textId="77777777" w:rsidR="00B64FA7" w:rsidRDefault="00B64FA7" w:rsidP="00E0682F">
      <w:pPr>
        <w:spacing w:after="120"/>
      </w:pPr>
      <w:r>
        <w:continuationSeparator/>
      </w:r>
    </w:p>
  </w:footnote>
  <w:footnote w:type="continuationNotice" w:id="1">
    <w:p w14:paraId="3B61AFF2" w14:textId="77777777" w:rsidR="00B64FA7" w:rsidRDefault="00B64FA7" w:rsidP="00E0682F">
      <w:pPr>
        <w:spacing w:after="120"/>
      </w:pPr>
    </w:p>
  </w:footnote>
  <w:footnote w:id="2">
    <w:p w14:paraId="1B256BEC" w14:textId="7D0EC1B2" w:rsidR="00472A4C" w:rsidRPr="00472A4C" w:rsidRDefault="00472A4C">
      <w:pPr>
        <w:pStyle w:val="Testonotaapidipagina"/>
      </w:pPr>
      <w:r>
        <w:rPr>
          <w:rStyle w:val="Rimandonotaapidipagina"/>
        </w:rPr>
        <w:footnoteRef/>
      </w:r>
      <w:r>
        <w:t xml:space="preserve"> </w:t>
      </w:r>
      <w:r w:rsidRPr="00472A4C">
        <w:t xml:space="preserve">Percentiles and interquartile range. The median value is the value at which 50% of the observations are higher and 50% are lower. The median is also termed the 50th percentile or the second quartile. Percentiles divide the distribution into groups of specific sizes. </w:t>
      </w:r>
      <w:r w:rsidRPr="00472A4C">
        <w:rPr>
          <w:highlight w:val="yellow"/>
        </w:rPr>
        <w:t>The 25th percentile is thus the value at which 25% of the observation falls below and 75% falls above</w:t>
      </w:r>
      <w:r w:rsidRPr="00472A4C">
        <w:t>. The interquartile range is the difference between the 25th and 75th percentile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9488A5" w14:textId="77777777" w:rsidR="005D205E" w:rsidRDefault="005D205E">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CCC25CA"/>
    <w:multiLevelType w:val="multilevel"/>
    <w:tmpl w:val="E4623748"/>
    <w:lvl w:ilvl="0">
      <w:start w:val="1"/>
      <w:numFmt w:val="bullet"/>
      <w:pStyle w:val="Puntoelenco"/>
      <w:lvlText w:val=""/>
      <w:lvlJc w:val="left"/>
      <w:pPr>
        <w:tabs>
          <w:tab w:val="num" w:pos="0"/>
        </w:tabs>
        <w:ind w:left="480" w:hanging="480"/>
      </w:pPr>
      <w:rPr>
        <w:rFonts w:ascii="Wingdings" w:hAnsi="Wingdings" w:hint="default"/>
      </w:rPr>
    </w:lvl>
    <w:lvl w:ilvl="1">
      <w:numFmt w:val="bullet"/>
      <w:lvlText w:val=""/>
      <w:lvlJc w:val="left"/>
      <w:pPr>
        <w:tabs>
          <w:tab w:val="num" w:pos="720"/>
        </w:tabs>
        <w:ind w:left="1200" w:hanging="480"/>
      </w:pPr>
      <w:rPr>
        <w:rFonts w:ascii="Symbol" w:hAnsi="Symbol" w:hint="default"/>
      </w:rPr>
    </w:lvl>
    <w:lvl w:ilvl="2">
      <w:numFmt w:val="bullet"/>
      <w:lvlText w:val="•"/>
      <w:lvlJc w:val="left"/>
      <w:pPr>
        <w:tabs>
          <w:tab w:val="num" w:pos="1440"/>
        </w:tabs>
        <w:ind w:left="1920" w:hanging="480"/>
      </w:pPr>
      <w:rPr>
        <w:rFonts w:hint="default"/>
      </w:rPr>
    </w:lvl>
    <w:lvl w:ilvl="3">
      <w:numFmt w:val="bullet"/>
      <w:lvlText w:val="–"/>
      <w:lvlJc w:val="left"/>
      <w:pPr>
        <w:tabs>
          <w:tab w:val="num" w:pos="2160"/>
        </w:tabs>
        <w:ind w:left="2640" w:hanging="480"/>
      </w:pPr>
      <w:rPr>
        <w:rFonts w:hint="default"/>
      </w:rPr>
    </w:lvl>
    <w:lvl w:ilvl="4">
      <w:numFmt w:val="bullet"/>
      <w:lvlText w:val="•"/>
      <w:lvlJc w:val="left"/>
      <w:pPr>
        <w:tabs>
          <w:tab w:val="num" w:pos="2880"/>
        </w:tabs>
        <w:ind w:left="3360" w:hanging="480"/>
      </w:pPr>
      <w:rPr>
        <w:rFonts w:hint="default"/>
      </w:rPr>
    </w:lvl>
    <w:lvl w:ilvl="5">
      <w:numFmt w:val="bullet"/>
      <w:lvlText w:val="–"/>
      <w:lvlJc w:val="left"/>
      <w:pPr>
        <w:tabs>
          <w:tab w:val="num" w:pos="3600"/>
        </w:tabs>
        <w:ind w:left="4080" w:hanging="480"/>
      </w:pPr>
      <w:rPr>
        <w:rFonts w:hint="default"/>
      </w:rPr>
    </w:lvl>
    <w:lvl w:ilvl="6">
      <w:numFmt w:val="bullet"/>
      <w:lvlText w:val="•"/>
      <w:lvlJc w:val="left"/>
      <w:pPr>
        <w:tabs>
          <w:tab w:val="num" w:pos="4320"/>
        </w:tabs>
        <w:ind w:left="4800" w:hanging="480"/>
      </w:pPr>
      <w:rPr>
        <w:rFonts w:hint="default"/>
      </w:rPr>
    </w:lvl>
    <w:lvl w:ilvl="7">
      <w:numFmt w:val="bullet"/>
      <w:lvlText w:val="–"/>
      <w:lvlJc w:val="left"/>
      <w:pPr>
        <w:tabs>
          <w:tab w:val="num" w:pos="5040"/>
        </w:tabs>
        <w:ind w:left="5520" w:hanging="480"/>
      </w:pPr>
      <w:rPr>
        <w:rFonts w:hint="default"/>
      </w:rPr>
    </w:lvl>
    <w:lvl w:ilvl="8">
      <w:numFmt w:val="bullet"/>
      <w:lvlText w:val="•"/>
      <w:lvlJc w:val="left"/>
      <w:pPr>
        <w:tabs>
          <w:tab w:val="num" w:pos="5760"/>
        </w:tabs>
        <w:ind w:left="6240" w:hanging="480"/>
      </w:pPr>
      <w:rPr>
        <w:rFonts w:hint="default"/>
      </w:rPr>
    </w:lvl>
  </w:abstractNum>
  <w:abstractNum w:abstractNumId="1" w15:restartNumberingAfterBreak="0">
    <w:nsid w:val="FFFFFF7C"/>
    <w:multiLevelType w:val="singleLevel"/>
    <w:tmpl w:val="C142907A"/>
    <w:lvl w:ilvl="0">
      <w:start w:val="1"/>
      <w:numFmt w:val="decimal"/>
      <w:pStyle w:val="Numeroelenco5"/>
      <w:lvlText w:val="%1."/>
      <w:lvlJc w:val="left"/>
      <w:pPr>
        <w:tabs>
          <w:tab w:val="num" w:pos="1800"/>
        </w:tabs>
        <w:ind w:left="1800" w:hanging="360"/>
      </w:pPr>
    </w:lvl>
  </w:abstractNum>
  <w:abstractNum w:abstractNumId="2" w15:restartNumberingAfterBreak="0">
    <w:nsid w:val="FFFFFF7D"/>
    <w:multiLevelType w:val="singleLevel"/>
    <w:tmpl w:val="7EAA9FDC"/>
    <w:lvl w:ilvl="0">
      <w:start w:val="1"/>
      <w:numFmt w:val="decimal"/>
      <w:pStyle w:val="Numeroelenco4"/>
      <w:lvlText w:val="%1."/>
      <w:lvlJc w:val="left"/>
      <w:pPr>
        <w:tabs>
          <w:tab w:val="num" w:pos="1440"/>
        </w:tabs>
        <w:ind w:left="1440" w:hanging="360"/>
      </w:pPr>
    </w:lvl>
  </w:abstractNum>
  <w:abstractNum w:abstractNumId="3" w15:restartNumberingAfterBreak="0">
    <w:nsid w:val="FFFFFF7E"/>
    <w:multiLevelType w:val="singleLevel"/>
    <w:tmpl w:val="348A00F0"/>
    <w:lvl w:ilvl="0">
      <w:start w:val="1"/>
      <w:numFmt w:val="decimal"/>
      <w:pStyle w:val="Numeroelenco3"/>
      <w:lvlText w:val="%1."/>
      <w:lvlJc w:val="left"/>
      <w:pPr>
        <w:tabs>
          <w:tab w:val="num" w:pos="1080"/>
        </w:tabs>
        <w:ind w:left="1080" w:hanging="360"/>
      </w:pPr>
    </w:lvl>
  </w:abstractNum>
  <w:abstractNum w:abstractNumId="4" w15:restartNumberingAfterBreak="0">
    <w:nsid w:val="FFFFFF7F"/>
    <w:multiLevelType w:val="singleLevel"/>
    <w:tmpl w:val="CE72ABDE"/>
    <w:lvl w:ilvl="0">
      <w:start w:val="1"/>
      <w:numFmt w:val="decimal"/>
      <w:pStyle w:val="Numeroelenco2"/>
      <w:lvlText w:val="%1."/>
      <w:lvlJc w:val="left"/>
      <w:pPr>
        <w:tabs>
          <w:tab w:val="num" w:pos="720"/>
        </w:tabs>
        <w:ind w:left="720" w:hanging="360"/>
      </w:pPr>
    </w:lvl>
  </w:abstractNum>
  <w:abstractNum w:abstractNumId="5" w15:restartNumberingAfterBreak="0">
    <w:nsid w:val="FFFFFF80"/>
    <w:multiLevelType w:val="singleLevel"/>
    <w:tmpl w:val="D21C3270"/>
    <w:lvl w:ilvl="0">
      <w:start w:val="1"/>
      <w:numFmt w:val="bullet"/>
      <w:pStyle w:val="Puntoelenco5"/>
      <w:lvlText w:val=""/>
      <w:lvlJc w:val="left"/>
      <w:pPr>
        <w:tabs>
          <w:tab w:val="num" w:pos="1800"/>
        </w:tabs>
        <w:ind w:left="1800" w:hanging="360"/>
      </w:pPr>
      <w:rPr>
        <w:rFonts w:ascii="Symbol" w:hAnsi="Symbol" w:cs="Symbol" w:hint="default"/>
      </w:rPr>
    </w:lvl>
  </w:abstractNum>
  <w:abstractNum w:abstractNumId="6" w15:restartNumberingAfterBreak="0">
    <w:nsid w:val="FFFFFF81"/>
    <w:multiLevelType w:val="singleLevel"/>
    <w:tmpl w:val="D6DEB6F0"/>
    <w:lvl w:ilvl="0">
      <w:start w:val="1"/>
      <w:numFmt w:val="bullet"/>
      <w:pStyle w:val="Puntoelenco4"/>
      <w:lvlText w:val=""/>
      <w:lvlJc w:val="left"/>
      <w:pPr>
        <w:tabs>
          <w:tab w:val="num" w:pos="1440"/>
        </w:tabs>
        <w:ind w:left="1440" w:hanging="360"/>
      </w:pPr>
      <w:rPr>
        <w:rFonts w:ascii="Symbol" w:hAnsi="Symbol" w:cs="Symbol" w:hint="default"/>
      </w:rPr>
    </w:lvl>
  </w:abstractNum>
  <w:abstractNum w:abstractNumId="7" w15:restartNumberingAfterBreak="0">
    <w:nsid w:val="FFFFFF82"/>
    <w:multiLevelType w:val="singleLevel"/>
    <w:tmpl w:val="6880624A"/>
    <w:lvl w:ilvl="0">
      <w:start w:val="1"/>
      <w:numFmt w:val="bullet"/>
      <w:pStyle w:val="Puntoelenco3"/>
      <w:lvlText w:val=""/>
      <w:lvlJc w:val="left"/>
      <w:pPr>
        <w:tabs>
          <w:tab w:val="num" w:pos="1080"/>
        </w:tabs>
        <w:ind w:left="1080" w:hanging="360"/>
      </w:pPr>
      <w:rPr>
        <w:rFonts w:ascii="Symbol" w:hAnsi="Symbol" w:cs="Symbol" w:hint="default"/>
      </w:rPr>
    </w:lvl>
  </w:abstractNum>
  <w:abstractNum w:abstractNumId="8" w15:restartNumberingAfterBreak="0">
    <w:nsid w:val="FFFFFF83"/>
    <w:multiLevelType w:val="singleLevel"/>
    <w:tmpl w:val="4C5CC0F6"/>
    <w:lvl w:ilvl="0">
      <w:start w:val="1"/>
      <w:numFmt w:val="bullet"/>
      <w:pStyle w:val="Puntoelenco2"/>
      <w:lvlText w:val=""/>
      <w:lvlJc w:val="left"/>
      <w:pPr>
        <w:tabs>
          <w:tab w:val="num" w:pos="720"/>
        </w:tabs>
        <w:ind w:left="720" w:hanging="360"/>
      </w:pPr>
      <w:rPr>
        <w:rFonts w:ascii="Symbol" w:hAnsi="Symbol" w:cs="Symbol" w:hint="default"/>
      </w:rPr>
    </w:lvl>
  </w:abstractNum>
  <w:abstractNum w:abstractNumId="9" w15:restartNumberingAfterBreak="0">
    <w:nsid w:val="FFFFFF88"/>
    <w:multiLevelType w:val="singleLevel"/>
    <w:tmpl w:val="9264A6A6"/>
    <w:lvl w:ilvl="0">
      <w:start w:val="1"/>
      <w:numFmt w:val="decimal"/>
      <w:pStyle w:val="Numeroelenco"/>
      <w:lvlText w:val="%1."/>
      <w:lvlJc w:val="left"/>
      <w:pPr>
        <w:tabs>
          <w:tab w:val="num" w:pos="360"/>
        </w:tabs>
        <w:ind w:left="360" w:hanging="360"/>
      </w:pPr>
    </w:lvl>
  </w:abstractNum>
  <w:abstractNum w:abstractNumId="10" w15:restartNumberingAfterBreak="0">
    <w:nsid w:val="0382342C"/>
    <w:multiLevelType w:val="hybridMultilevel"/>
    <w:tmpl w:val="D92AB7C2"/>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05D862B4"/>
    <w:multiLevelType w:val="multilevel"/>
    <w:tmpl w:val="8DE61AAA"/>
    <w:numStyleLink w:val="Enumerate"/>
  </w:abstractNum>
  <w:abstractNum w:abstractNumId="12" w15:restartNumberingAfterBreak="0">
    <w:nsid w:val="07A86BC4"/>
    <w:multiLevelType w:val="hybridMultilevel"/>
    <w:tmpl w:val="0CDA51B6"/>
    <w:lvl w:ilvl="0" w:tplc="18B075DE">
      <w:start w:val="1"/>
      <w:numFmt w:val="bullet"/>
      <w:lvlText w:val="-"/>
      <w:lvlJc w:val="left"/>
      <w:pPr>
        <w:tabs>
          <w:tab w:val="num" w:pos="720"/>
        </w:tabs>
        <w:ind w:left="720" w:hanging="360"/>
      </w:pPr>
      <w:rPr>
        <w:rFonts w:ascii="Times New Roman" w:hAnsi="Times New Roman" w:hint="default"/>
      </w:rPr>
    </w:lvl>
    <w:lvl w:ilvl="1" w:tplc="575E4198" w:tentative="1">
      <w:start w:val="1"/>
      <w:numFmt w:val="bullet"/>
      <w:lvlText w:val="-"/>
      <w:lvlJc w:val="left"/>
      <w:pPr>
        <w:tabs>
          <w:tab w:val="num" w:pos="1440"/>
        </w:tabs>
        <w:ind w:left="1440" w:hanging="360"/>
      </w:pPr>
      <w:rPr>
        <w:rFonts w:ascii="Times New Roman" w:hAnsi="Times New Roman" w:hint="default"/>
      </w:rPr>
    </w:lvl>
    <w:lvl w:ilvl="2" w:tplc="F70406A8" w:tentative="1">
      <w:start w:val="1"/>
      <w:numFmt w:val="bullet"/>
      <w:lvlText w:val="-"/>
      <w:lvlJc w:val="left"/>
      <w:pPr>
        <w:tabs>
          <w:tab w:val="num" w:pos="2160"/>
        </w:tabs>
        <w:ind w:left="2160" w:hanging="360"/>
      </w:pPr>
      <w:rPr>
        <w:rFonts w:ascii="Times New Roman" w:hAnsi="Times New Roman" w:hint="default"/>
      </w:rPr>
    </w:lvl>
    <w:lvl w:ilvl="3" w:tplc="DEBC896A" w:tentative="1">
      <w:start w:val="1"/>
      <w:numFmt w:val="bullet"/>
      <w:lvlText w:val="-"/>
      <w:lvlJc w:val="left"/>
      <w:pPr>
        <w:tabs>
          <w:tab w:val="num" w:pos="2880"/>
        </w:tabs>
        <w:ind w:left="2880" w:hanging="360"/>
      </w:pPr>
      <w:rPr>
        <w:rFonts w:ascii="Times New Roman" w:hAnsi="Times New Roman" w:hint="default"/>
      </w:rPr>
    </w:lvl>
    <w:lvl w:ilvl="4" w:tplc="35C2D6EE" w:tentative="1">
      <w:start w:val="1"/>
      <w:numFmt w:val="bullet"/>
      <w:lvlText w:val="-"/>
      <w:lvlJc w:val="left"/>
      <w:pPr>
        <w:tabs>
          <w:tab w:val="num" w:pos="3600"/>
        </w:tabs>
        <w:ind w:left="3600" w:hanging="360"/>
      </w:pPr>
      <w:rPr>
        <w:rFonts w:ascii="Times New Roman" w:hAnsi="Times New Roman" w:hint="default"/>
      </w:rPr>
    </w:lvl>
    <w:lvl w:ilvl="5" w:tplc="0F268AE4" w:tentative="1">
      <w:start w:val="1"/>
      <w:numFmt w:val="bullet"/>
      <w:lvlText w:val="-"/>
      <w:lvlJc w:val="left"/>
      <w:pPr>
        <w:tabs>
          <w:tab w:val="num" w:pos="4320"/>
        </w:tabs>
        <w:ind w:left="4320" w:hanging="360"/>
      </w:pPr>
      <w:rPr>
        <w:rFonts w:ascii="Times New Roman" w:hAnsi="Times New Roman" w:hint="default"/>
      </w:rPr>
    </w:lvl>
    <w:lvl w:ilvl="6" w:tplc="CCF8D330" w:tentative="1">
      <w:start w:val="1"/>
      <w:numFmt w:val="bullet"/>
      <w:lvlText w:val="-"/>
      <w:lvlJc w:val="left"/>
      <w:pPr>
        <w:tabs>
          <w:tab w:val="num" w:pos="5040"/>
        </w:tabs>
        <w:ind w:left="5040" w:hanging="360"/>
      </w:pPr>
      <w:rPr>
        <w:rFonts w:ascii="Times New Roman" w:hAnsi="Times New Roman" w:hint="default"/>
      </w:rPr>
    </w:lvl>
    <w:lvl w:ilvl="7" w:tplc="70386D8C" w:tentative="1">
      <w:start w:val="1"/>
      <w:numFmt w:val="bullet"/>
      <w:lvlText w:val="-"/>
      <w:lvlJc w:val="left"/>
      <w:pPr>
        <w:tabs>
          <w:tab w:val="num" w:pos="5760"/>
        </w:tabs>
        <w:ind w:left="5760" w:hanging="360"/>
      </w:pPr>
      <w:rPr>
        <w:rFonts w:ascii="Times New Roman" w:hAnsi="Times New Roman" w:hint="default"/>
      </w:rPr>
    </w:lvl>
    <w:lvl w:ilvl="8" w:tplc="2FE4CDE8" w:tentative="1">
      <w:start w:val="1"/>
      <w:numFmt w:val="bullet"/>
      <w:lvlText w:val="-"/>
      <w:lvlJc w:val="left"/>
      <w:pPr>
        <w:tabs>
          <w:tab w:val="num" w:pos="6480"/>
        </w:tabs>
        <w:ind w:left="6480" w:hanging="360"/>
      </w:pPr>
      <w:rPr>
        <w:rFonts w:ascii="Times New Roman" w:hAnsi="Times New Roman" w:hint="default"/>
      </w:rPr>
    </w:lvl>
  </w:abstractNum>
  <w:abstractNum w:abstractNumId="13" w15:restartNumberingAfterBreak="0">
    <w:nsid w:val="083E5846"/>
    <w:multiLevelType w:val="multilevel"/>
    <w:tmpl w:val="8DE61AAA"/>
    <w:numStyleLink w:val="Enumerate"/>
  </w:abstractNum>
  <w:abstractNum w:abstractNumId="14" w15:restartNumberingAfterBreak="0">
    <w:nsid w:val="0BB2573D"/>
    <w:multiLevelType w:val="multilevel"/>
    <w:tmpl w:val="9C48147A"/>
    <w:lvl w:ilvl="0">
      <w:start w:val="1"/>
      <w:numFmt w:val="decimal"/>
      <w:lvlText w:val="%1"/>
      <w:lvlJc w:val="left"/>
      <w:pPr>
        <w:ind w:left="504" w:hanging="504"/>
      </w:pPr>
      <w:rPr>
        <w:rFonts w:hint="default"/>
      </w:rPr>
    </w:lvl>
    <w:lvl w:ilvl="1">
      <w:start w:val="1"/>
      <w:numFmt w:val="decimal"/>
      <w:lvlText w:val="%1.%2"/>
      <w:lvlJc w:val="left"/>
      <w:pPr>
        <w:ind w:left="648" w:hanging="648"/>
      </w:pPr>
      <w:rPr>
        <w:rFonts w:hint="default"/>
      </w:rPr>
    </w:lvl>
    <w:lvl w:ilvl="2">
      <w:start w:val="1"/>
      <w:numFmt w:val="decimal"/>
      <w:lvlText w:val="%1.%2.%3"/>
      <w:lvlJc w:val="left"/>
      <w:pPr>
        <w:ind w:left="648" w:hanging="648"/>
      </w:pPr>
      <w:rPr>
        <w:rFonts w:hint="default"/>
      </w:rPr>
    </w:lvl>
    <w:lvl w:ilvl="3">
      <w:start w:val="1"/>
      <w:numFmt w:val="decimal"/>
      <w:lvlText w:val="%1.%2.%3.%4"/>
      <w:lvlJc w:val="left"/>
      <w:pPr>
        <w:ind w:left="648" w:hanging="648"/>
      </w:pPr>
      <w:rPr>
        <w:rFonts w:hint="default"/>
      </w:rPr>
    </w:lvl>
    <w:lvl w:ilvl="4">
      <w:start w:val="1"/>
      <w:numFmt w:val="decimal"/>
      <w:lvlText w:val="%1.%2.%3.%4.%5"/>
      <w:lvlJc w:val="left"/>
      <w:pPr>
        <w:ind w:left="648" w:hanging="648"/>
      </w:pPr>
      <w:rPr>
        <w:rFonts w:hint="default"/>
      </w:rPr>
    </w:lvl>
    <w:lvl w:ilvl="5">
      <w:start w:val="1"/>
      <w:numFmt w:val="decimal"/>
      <w:lvlText w:val="%1.%2.%3.%4.%5.%6"/>
      <w:lvlJc w:val="left"/>
      <w:pPr>
        <w:ind w:left="648" w:hanging="648"/>
      </w:pPr>
      <w:rPr>
        <w:rFonts w:hint="default"/>
      </w:rPr>
    </w:lvl>
    <w:lvl w:ilvl="6">
      <w:start w:val="1"/>
      <w:numFmt w:val="decimal"/>
      <w:lvlText w:val="%1.%2.%3.%4.%5.%6.%7"/>
      <w:lvlJc w:val="left"/>
      <w:pPr>
        <w:ind w:left="648" w:hanging="648"/>
      </w:pPr>
      <w:rPr>
        <w:rFonts w:hint="default"/>
      </w:rPr>
    </w:lvl>
    <w:lvl w:ilvl="7">
      <w:start w:val="1"/>
      <w:numFmt w:val="decimal"/>
      <w:lvlText w:val="%1.%2.%3.%4.%5.%6.%7.%8"/>
      <w:lvlJc w:val="left"/>
      <w:pPr>
        <w:ind w:left="648" w:hanging="648"/>
      </w:pPr>
      <w:rPr>
        <w:rFonts w:hint="default"/>
      </w:rPr>
    </w:lvl>
    <w:lvl w:ilvl="8">
      <w:start w:val="1"/>
      <w:numFmt w:val="decimal"/>
      <w:lvlText w:val="%1.%2.%3.%4.%5.%6.%7.%8.%9"/>
      <w:lvlJc w:val="left"/>
      <w:pPr>
        <w:ind w:left="648" w:hanging="648"/>
      </w:pPr>
      <w:rPr>
        <w:rFonts w:hint="default"/>
      </w:rPr>
    </w:lvl>
  </w:abstractNum>
  <w:abstractNum w:abstractNumId="15" w15:restartNumberingAfterBreak="0">
    <w:nsid w:val="0CB07D96"/>
    <w:multiLevelType w:val="hybridMultilevel"/>
    <w:tmpl w:val="7862B98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0FC47F92"/>
    <w:multiLevelType w:val="multilevel"/>
    <w:tmpl w:val="8DE61AAA"/>
    <w:numStyleLink w:val="Enumerate"/>
  </w:abstractNum>
  <w:abstractNum w:abstractNumId="17" w15:restartNumberingAfterBreak="0">
    <w:nsid w:val="0FCB0ACB"/>
    <w:multiLevelType w:val="hybridMultilevel"/>
    <w:tmpl w:val="8334FCF6"/>
    <w:lvl w:ilvl="0" w:tplc="EDCE9E1A">
      <w:start w:val="1"/>
      <w:numFmt w:val="bullet"/>
      <w:lvlText w:val="•"/>
      <w:lvlJc w:val="left"/>
      <w:pPr>
        <w:tabs>
          <w:tab w:val="num" w:pos="720"/>
        </w:tabs>
        <w:ind w:left="720" w:hanging="360"/>
      </w:pPr>
      <w:rPr>
        <w:rFonts w:ascii="Arial" w:hAnsi="Arial" w:hint="default"/>
      </w:rPr>
    </w:lvl>
    <w:lvl w:ilvl="1" w:tplc="D0EEF3F0" w:tentative="1">
      <w:start w:val="1"/>
      <w:numFmt w:val="bullet"/>
      <w:lvlText w:val="•"/>
      <w:lvlJc w:val="left"/>
      <w:pPr>
        <w:tabs>
          <w:tab w:val="num" w:pos="1440"/>
        </w:tabs>
        <w:ind w:left="1440" w:hanging="360"/>
      </w:pPr>
      <w:rPr>
        <w:rFonts w:ascii="Arial" w:hAnsi="Arial" w:hint="default"/>
      </w:rPr>
    </w:lvl>
    <w:lvl w:ilvl="2" w:tplc="D97AA9AC" w:tentative="1">
      <w:start w:val="1"/>
      <w:numFmt w:val="bullet"/>
      <w:lvlText w:val="•"/>
      <w:lvlJc w:val="left"/>
      <w:pPr>
        <w:tabs>
          <w:tab w:val="num" w:pos="2160"/>
        </w:tabs>
        <w:ind w:left="2160" w:hanging="360"/>
      </w:pPr>
      <w:rPr>
        <w:rFonts w:ascii="Arial" w:hAnsi="Arial" w:hint="default"/>
      </w:rPr>
    </w:lvl>
    <w:lvl w:ilvl="3" w:tplc="A1605E14" w:tentative="1">
      <w:start w:val="1"/>
      <w:numFmt w:val="bullet"/>
      <w:lvlText w:val="•"/>
      <w:lvlJc w:val="left"/>
      <w:pPr>
        <w:tabs>
          <w:tab w:val="num" w:pos="2880"/>
        </w:tabs>
        <w:ind w:left="2880" w:hanging="360"/>
      </w:pPr>
      <w:rPr>
        <w:rFonts w:ascii="Arial" w:hAnsi="Arial" w:hint="default"/>
      </w:rPr>
    </w:lvl>
    <w:lvl w:ilvl="4" w:tplc="80E20224" w:tentative="1">
      <w:start w:val="1"/>
      <w:numFmt w:val="bullet"/>
      <w:lvlText w:val="•"/>
      <w:lvlJc w:val="left"/>
      <w:pPr>
        <w:tabs>
          <w:tab w:val="num" w:pos="3600"/>
        </w:tabs>
        <w:ind w:left="3600" w:hanging="360"/>
      </w:pPr>
      <w:rPr>
        <w:rFonts w:ascii="Arial" w:hAnsi="Arial" w:hint="default"/>
      </w:rPr>
    </w:lvl>
    <w:lvl w:ilvl="5" w:tplc="9B00F52E" w:tentative="1">
      <w:start w:val="1"/>
      <w:numFmt w:val="bullet"/>
      <w:lvlText w:val="•"/>
      <w:lvlJc w:val="left"/>
      <w:pPr>
        <w:tabs>
          <w:tab w:val="num" w:pos="4320"/>
        </w:tabs>
        <w:ind w:left="4320" w:hanging="360"/>
      </w:pPr>
      <w:rPr>
        <w:rFonts w:ascii="Arial" w:hAnsi="Arial" w:hint="default"/>
      </w:rPr>
    </w:lvl>
    <w:lvl w:ilvl="6" w:tplc="98324118" w:tentative="1">
      <w:start w:val="1"/>
      <w:numFmt w:val="bullet"/>
      <w:lvlText w:val="•"/>
      <w:lvlJc w:val="left"/>
      <w:pPr>
        <w:tabs>
          <w:tab w:val="num" w:pos="5040"/>
        </w:tabs>
        <w:ind w:left="5040" w:hanging="360"/>
      </w:pPr>
      <w:rPr>
        <w:rFonts w:ascii="Arial" w:hAnsi="Arial" w:hint="default"/>
      </w:rPr>
    </w:lvl>
    <w:lvl w:ilvl="7" w:tplc="92CC3BFE" w:tentative="1">
      <w:start w:val="1"/>
      <w:numFmt w:val="bullet"/>
      <w:lvlText w:val="•"/>
      <w:lvlJc w:val="left"/>
      <w:pPr>
        <w:tabs>
          <w:tab w:val="num" w:pos="5760"/>
        </w:tabs>
        <w:ind w:left="5760" w:hanging="360"/>
      </w:pPr>
      <w:rPr>
        <w:rFonts w:ascii="Arial" w:hAnsi="Arial" w:hint="default"/>
      </w:rPr>
    </w:lvl>
    <w:lvl w:ilvl="8" w:tplc="D192642E"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13107108"/>
    <w:multiLevelType w:val="multilevel"/>
    <w:tmpl w:val="8DE61AAA"/>
    <w:numStyleLink w:val="Enumerate"/>
  </w:abstractNum>
  <w:abstractNum w:abstractNumId="19" w15:restartNumberingAfterBreak="0">
    <w:nsid w:val="14813AEE"/>
    <w:multiLevelType w:val="hybridMultilevel"/>
    <w:tmpl w:val="3D2C523E"/>
    <w:lvl w:ilvl="0" w:tplc="E32A56BE">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0" w15:restartNumberingAfterBreak="0">
    <w:nsid w:val="15C8466C"/>
    <w:multiLevelType w:val="multilevel"/>
    <w:tmpl w:val="59489428"/>
    <w:styleLink w:val="Itemize"/>
    <w:lvl w:ilvl="0">
      <w:start w:val="15"/>
      <w:numFmt w:val="bullet"/>
      <w:lvlText w:val=""/>
      <w:lvlJc w:val="left"/>
      <w:pPr>
        <w:ind w:left="576" w:hanging="216"/>
      </w:pPr>
      <w:rPr>
        <w:rFonts w:ascii="Symbol" w:hAnsi="Symbol" w:hint="default"/>
      </w:rPr>
    </w:lvl>
    <w:lvl w:ilvl="1">
      <w:start w:val="1"/>
      <w:numFmt w:val="bullet"/>
      <w:lvlText w:val=""/>
      <w:lvlJc w:val="left"/>
      <w:pPr>
        <w:ind w:left="1008" w:hanging="216"/>
      </w:pPr>
      <w:rPr>
        <w:rFonts w:ascii="Symbol" w:hAnsi="Symbol" w:hint="default"/>
      </w:rPr>
    </w:lvl>
    <w:lvl w:ilvl="2">
      <w:start w:val="1"/>
      <w:numFmt w:val="bullet"/>
      <w:lvlText w:val=""/>
      <w:lvlJc w:val="left"/>
      <w:pPr>
        <w:ind w:left="1440" w:hanging="216"/>
      </w:pPr>
      <w:rPr>
        <w:rFonts w:ascii="Symbol" w:hAnsi="Symbol" w:hint="default"/>
      </w:rPr>
    </w:lvl>
    <w:lvl w:ilvl="3">
      <w:start w:val="1"/>
      <w:numFmt w:val="bullet"/>
      <w:lvlText w:val=""/>
      <w:lvlJc w:val="left"/>
      <w:pPr>
        <w:ind w:left="1872" w:hanging="216"/>
      </w:pPr>
      <w:rPr>
        <w:rFonts w:ascii="Symbol" w:hAnsi="Symbol" w:hint="default"/>
      </w:rPr>
    </w:lvl>
    <w:lvl w:ilvl="4">
      <w:start w:val="1"/>
      <w:numFmt w:val="bullet"/>
      <w:lvlText w:val=""/>
      <w:lvlJc w:val="left"/>
      <w:pPr>
        <w:tabs>
          <w:tab w:val="num" w:pos="1944"/>
        </w:tabs>
        <w:ind w:left="2304" w:hanging="360"/>
      </w:pPr>
      <w:rPr>
        <w:rFonts w:ascii="Symbol" w:hAnsi="Symbol" w:hint="default"/>
      </w:rPr>
    </w:lvl>
    <w:lvl w:ilvl="5">
      <w:start w:val="1"/>
      <w:numFmt w:val="bullet"/>
      <w:lvlText w:val=""/>
      <w:lvlJc w:val="left"/>
      <w:pPr>
        <w:tabs>
          <w:tab w:val="num" w:pos="2376"/>
        </w:tabs>
        <w:ind w:left="2736" w:hanging="360"/>
      </w:pPr>
      <w:rPr>
        <w:rFonts w:ascii="Symbol" w:hAnsi="Symbol" w:hint="default"/>
      </w:rPr>
    </w:lvl>
    <w:lvl w:ilvl="6">
      <w:start w:val="1"/>
      <w:numFmt w:val="bullet"/>
      <w:lvlText w:val=""/>
      <w:lvlJc w:val="left"/>
      <w:pPr>
        <w:tabs>
          <w:tab w:val="num" w:pos="2808"/>
        </w:tabs>
        <w:ind w:left="3168" w:hanging="360"/>
      </w:pPr>
      <w:rPr>
        <w:rFonts w:ascii="Symbol" w:hAnsi="Symbol" w:hint="default"/>
      </w:rPr>
    </w:lvl>
    <w:lvl w:ilvl="7">
      <w:start w:val="1"/>
      <w:numFmt w:val="bullet"/>
      <w:lvlText w:val=""/>
      <w:lvlJc w:val="left"/>
      <w:pPr>
        <w:tabs>
          <w:tab w:val="num" w:pos="3240"/>
        </w:tabs>
        <w:ind w:left="3600" w:hanging="360"/>
      </w:pPr>
      <w:rPr>
        <w:rFonts w:ascii="Symbol" w:hAnsi="Symbol" w:hint="default"/>
      </w:rPr>
    </w:lvl>
    <w:lvl w:ilvl="8">
      <w:start w:val="1"/>
      <w:numFmt w:val="bullet"/>
      <w:lvlText w:val=""/>
      <w:lvlJc w:val="left"/>
      <w:pPr>
        <w:ind w:left="4032" w:hanging="360"/>
      </w:pPr>
      <w:rPr>
        <w:rFonts w:ascii="Symbol" w:hAnsi="Symbol" w:hint="default"/>
      </w:rPr>
    </w:lvl>
  </w:abstractNum>
  <w:abstractNum w:abstractNumId="21" w15:restartNumberingAfterBreak="0">
    <w:nsid w:val="1A88175F"/>
    <w:multiLevelType w:val="multilevel"/>
    <w:tmpl w:val="8DE61AAA"/>
    <w:styleLink w:val="Enumerate"/>
    <w:lvl w:ilvl="0">
      <w:start w:val="1"/>
      <w:numFmt w:val="decimal"/>
      <w:lvlText w:val="%1."/>
      <w:lvlJc w:val="right"/>
      <w:pPr>
        <w:ind w:left="576" w:hanging="144"/>
      </w:pPr>
      <w:rPr>
        <w:rFonts w:hint="default"/>
      </w:rPr>
    </w:lvl>
    <w:lvl w:ilvl="1">
      <w:start w:val="1"/>
      <w:numFmt w:val="lowerLetter"/>
      <w:lvlText w:val="(%2)"/>
      <w:lvlJc w:val="right"/>
      <w:pPr>
        <w:ind w:left="1008" w:hanging="144"/>
      </w:pPr>
      <w:rPr>
        <w:rFonts w:hint="default"/>
      </w:rPr>
    </w:lvl>
    <w:lvl w:ilvl="2">
      <w:start w:val="1"/>
      <w:numFmt w:val="lowerRoman"/>
      <w:lvlText w:val="%3."/>
      <w:lvlJc w:val="right"/>
      <w:pPr>
        <w:ind w:left="1440" w:hanging="144"/>
      </w:pPr>
      <w:rPr>
        <w:rFonts w:hint="default"/>
      </w:rPr>
    </w:lvl>
    <w:lvl w:ilvl="3">
      <w:start w:val="1"/>
      <w:numFmt w:val="upperLetter"/>
      <w:lvlText w:val="%4."/>
      <w:lvlJc w:val="right"/>
      <w:pPr>
        <w:ind w:left="1872" w:hanging="144"/>
      </w:pPr>
      <w:rPr>
        <w:rFonts w:hint="default"/>
      </w:rPr>
    </w:lvl>
    <w:lvl w:ilvl="4">
      <w:start w:val="1"/>
      <w:numFmt w:val="decimal"/>
      <w:lvlText w:val="%5."/>
      <w:lvlJc w:val="right"/>
      <w:pPr>
        <w:ind w:left="2304" w:hanging="144"/>
      </w:pPr>
      <w:rPr>
        <w:rFonts w:hint="default"/>
      </w:rPr>
    </w:lvl>
    <w:lvl w:ilvl="5">
      <w:start w:val="1"/>
      <w:numFmt w:val="lowerLetter"/>
      <w:lvlText w:val="(%6)"/>
      <w:lvlJc w:val="right"/>
      <w:pPr>
        <w:ind w:left="2736" w:hanging="144"/>
      </w:pPr>
      <w:rPr>
        <w:rFonts w:hint="default"/>
      </w:rPr>
    </w:lvl>
    <w:lvl w:ilvl="6">
      <w:start w:val="1"/>
      <w:numFmt w:val="lowerRoman"/>
      <w:lvlText w:val="%7."/>
      <w:lvlJc w:val="right"/>
      <w:pPr>
        <w:ind w:left="3168" w:hanging="144"/>
      </w:pPr>
      <w:rPr>
        <w:rFonts w:hint="default"/>
      </w:rPr>
    </w:lvl>
    <w:lvl w:ilvl="7">
      <w:start w:val="1"/>
      <w:numFmt w:val="upperLetter"/>
      <w:lvlText w:val="%8."/>
      <w:lvlJc w:val="right"/>
      <w:pPr>
        <w:ind w:left="3600" w:hanging="144"/>
      </w:pPr>
      <w:rPr>
        <w:rFonts w:hint="default"/>
      </w:rPr>
    </w:lvl>
    <w:lvl w:ilvl="8">
      <w:start w:val="1"/>
      <w:numFmt w:val="decimal"/>
      <w:lvlText w:val="%9."/>
      <w:lvlJc w:val="right"/>
      <w:pPr>
        <w:ind w:left="4032" w:hanging="144"/>
      </w:pPr>
      <w:rPr>
        <w:rFonts w:hint="default"/>
      </w:rPr>
    </w:lvl>
  </w:abstractNum>
  <w:abstractNum w:abstractNumId="22" w15:restartNumberingAfterBreak="0">
    <w:nsid w:val="225A11F0"/>
    <w:multiLevelType w:val="hybridMultilevel"/>
    <w:tmpl w:val="933A7BB6"/>
    <w:lvl w:ilvl="0" w:tplc="6C08C7C4">
      <w:start w:val="1"/>
      <w:numFmt w:val="bullet"/>
      <w:lvlText w:val="•"/>
      <w:lvlJc w:val="left"/>
      <w:pPr>
        <w:tabs>
          <w:tab w:val="num" w:pos="720"/>
        </w:tabs>
        <w:ind w:left="720" w:hanging="360"/>
      </w:pPr>
      <w:rPr>
        <w:rFonts w:ascii="Arial" w:hAnsi="Arial" w:hint="default"/>
      </w:rPr>
    </w:lvl>
    <w:lvl w:ilvl="1" w:tplc="3E300DF8" w:tentative="1">
      <w:start w:val="1"/>
      <w:numFmt w:val="bullet"/>
      <w:lvlText w:val="•"/>
      <w:lvlJc w:val="left"/>
      <w:pPr>
        <w:tabs>
          <w:tab w:val="num" w:pos="1440"/>
        </w:tabs>
        <w:ind w:left="1440" w:hanging="360"/>
      </w:pPr>
      <w:rPr>
        <w:rFonts w:ascii="Arial" w:hAnsi="Arial" w:hint="default"/>
      </w:rPr>
    </w:lvl>
    <w:lvl w:ilvl="2" w:tplc="470AAEC2" w:tentative="1">
      <w:start w:val="1"/>
      <w:numFmt w:val="bullet"/>
      <w:lvlText w:val="•"/>
      <w:lvlJc w:val="left"/>
      <w:pPr>
        <w:tabs>
          <w:tab w:val="num" w:pos="2160"/>
        </w:tabs>
        <w:ind w:left="2160" w:hanging="360"/>
      </w:pPr>
      <w:rPr>
        <w:rFonts w:ascii="Arial" w:hAnsi="Arial" w:hint="default"/>
      </w:rPr>
    </w:lvl>
    <w:lvl w:ilvl="3" w:tplc="D9A2A66C" w:tentative="1">
      <w:start w:val="1"/>
      <w:numFmt w:val="bullet"/>
      <w:lvlText w:val="•"/>
      <w:lvlJc w:val="left"/>
      <w:pPr>
        <w:tabs>
          <w:tab w:val="num" w:pos="2880"/>
        </w:tabs>
        <w:ind w:left="2880" w:hanging="360"/>
      </w:pPr>
      <w:rPr>
        <w:rFonts w:ascii="Arial" w:hAnsi="Arial" w:hint="default"/>
      </w:rPr>
    </w:lvl>
    <w:lvl w:ilvl="4" w:tplc="EBE40D04" w:tentative="1">
      <w:start w:val="1"/>
      <w:numFmt w:val="bullet"/>
      <w:lvlText w:val="•"/>
      <w:lvlJc w:val="left"/>
      <w:pPr>
        <w:tabs>
          <w:tab w:val="num" w:pos="3600"/>
        </w:tabs>
        <w:ind w:left="3600" w:hanging="360"/>
      </w:pPr>
      <w:rPr>
        <w:rFonts w:ascii="Arial" w:hAnsi="Arial" w:hint="default"/>
      </w:rPr>
    </w:lvl>
    <w:lvl w:ilvl="5" w:tplc="A722520A" w:tentative="1">
      <w:start w:val="1"/>
      <w:numFmt w:val="bullet"/>
      <w:lvlText w:val="•"/>
      <w:lvlJc w:val="left"/>
      <w:pPr>
        <w:tabs>
          <w:tab w:val="num" w:pos="4320"/>
        </w:tabs>
        <w:ind w:left="4320" w:hanging="360"/>
      </w:pPr>
      <w:rPr>
        <w:rFonts w:ascii="Arial" w:hAnsi="Arial" w:hint="default"/>
      </w:rPr>
    </w:lvl>
    <w:lvl w:ilvl="6" w:tplc="ABCC1BD0" w:tentative="1">
      <w:start w:val="1"/>
      <w:numFmt w:val="bullet"/>
      <w:lvlText w:val="•"/>
      <w:lvlJc w:val="left"/>
      <w:pPr>
        <w:tabs>
          <w:tab w:val="num" w:pos="5040"/>
        </w:tabs>
        <w:ind w:left="5040" w:hanging="360"/>
      </w:pPr>
      <w:rPr>
        <w:rFonts w:ascii="Arial" w:hAnsi="Arial" w:hint="default"/>
      </w:rPr>
    </w:lvl>
    <w:lvl w:ilvl="7" w:tplc="827060D2" w:tentative="1">
      <w:start w:val="1"/>
      <w:numFmt w:val="bullet"/>
      <w:lvlText w:val="•"/>
      <w:lvlJc w:val="left"/>
      <w:pPr>
        <w:tabs>
          <w:tab w:val="num" w:pos="5760"/>
        </w:tabs>
        <w:ind w:left="5760" w:hanging="360"/>
      </w:pPr>
      <w:rPr>
        <w:rFonts w:ascii="Arial" w:hAnsi="Arial" w:hint="default"/>
      </w:rPr>
    </w:lvl>
    <w:lvl w:ilvl="8" w:tplc="C592F494"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278D7674"/>
    <w:multiLevelType w:val="multilevel"/>
    <w:tmpl w:val="59489428"/>
    <w:numStyleLink w:val="Itemize"/>
  </w:abstractNum>
  <w:abstractNum w:abstractNumId="24" w15:restartNumberingAfterBreak="0">
    <w:nsid w:val="2EDD13C6"/>
    <w:multiLevelType w:val="hybridMultilevel"/>
    <w:tmpl w:val="B18CEF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F530A62"/>
    <w:multiLevelType w:val="multilevel"/>
    <w:tmpl w:val="9F9A4ECA"/>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26" w15:restartNumberingAfterBreak="0">
    <w:nsid w:val="363C5233"/>
    <w:multiLevelType w:val="multilevel"/>
    <w:tmpl w:val="8DE61AAA"/>
    <w:numStyleLink w:val="Enumerate"/>
  </w:abstractNum>
  <w:abstractNum w:abstractNumId="27" w15:restartNumberingAfterBreak="0">
    <w:nsid w:val="36A62A57"/>
    <w:multiLevelType w:val="hybridMultilevel"/>
    <w:tmpl w:val="20ACF1BC"/>
    <w:lvl w:ilvl="0" w:tplc="3874445C">
      <w:start w:val="1"/>
      <w:numFmt w:val="bullet"/>
      <w:lvlText w:val="•"/>
      <w:lvlJc w:val="left"/>
      <w:pPr>
        <w:tabs>
          <w:tab w:val="num" w:pos="720"/>
        </w:tabs>
        <w:ind w:left="720" w:hanging="360"/>
      </w:pPr>
      <w:rPr>
        <w:rFonts w:ascii="Arial" w:hAnsi="Arial" w:hint="default"/>
      </w:rPr>
    </w:lvl>
    <w:lvl w:ilvl="1" w:tplc="CB8EC548" w:tentative="1">
      <w:start w:val="1"/>
      <w:numFmt w:val="bullet"/>
      <w:lvlText w:val="•"/>
      <w:lvlJc w:val="left"/>
      <w:pPr>
        <w:tabs>
          <w:tab w:val="num" w:pos="1440"/>
        </w:tabs>
        <w:ind w:left="1440" w:hanging="360"/>
      </w:pPr>
      <w:rPr>
        <w:rFonts w:ascii="Arial" w:hAnsi="Arial" w:hint="default"/>
      </w:rPr>
    </w:lvl>
    <w:lvl w:ilvl="2" w:tplc="0498BB70" w:tentative="1">
      <w:start w:val="1"/>
      <w:numFmt w:val="bullet"/>
      <w:lvlText w:val="•"/>
      <w:lvlJc w:val="left"/>
      <w:pPr>
        <w:tabs>
          <w:tab w:val="num" w:pos="2160"/>
        </w:tabs>
        <w:ind w:left="2160" w:hanging="360"/>
      </w:pPr>
      <w:rPr>
        <w:rFonts w:ascii="Arial" w:hAnsi="Arial" w:hint="default"/>
      </w:rPr>
    </w:lvl>
    <w:lvl w:ilvl="3" w:tplc="36CC88F4" w:tentative="1">
      <w:start w:val="1"/>
      <w:numFmt w:val="bullet"/>
      <w:lvlText w:val="•"/>
      <w:lvlJc w:val="left"/>
      <w:pPr>
        <w:tabs>
          <w:tab w:val="num" w:pos="2880"/>
        </w:tabs>
        <w:ind w:left="2880" w:hanging="360"/>
      </w:pPr>
      <w:rPr>
        <w:rFonts w:ascii="Arial" w:hAnsi="Arial" w:hint="default"/>
      </w:rPr>
    </w:lvl>
    <w:lvl w:ilvl="4" w:tplc="84A881A0" w:tentative="1">
      <w:start w:val="1"/>
      <w:numFmt w:val="bullet"/>
      <w:lvlText w:val="•"/>
      <w:lvlJc w:val="left"/>
      <w:pPr>
        <w:tabs>
          <w:tab w:val="num" w:pos="3600"/>
        </w:tabs>
        <w:ind w:left="3600" w:hanging="360"/>
      </w:pPr>
      <w:rPr>
        <w:rFonts w:ascii="Arial" w:hAnsi="Arial" w:hint="default"/>
      </w:rPr>
    </w:lvl>
    <w:lvl w:ilvl="5" w:tplc="77961DF8" w:tentative="1">
      <w:start w:val="1"/>
      <w:numFmt w:val="bullet"/>
      <w:lvlText w:val="•"/>
      <w:lvlJc w:val="left"/>
      <w:pPr>
        <w:tabs>
          <w:tab w:val="num" w:pos="4320"/>
        </w:tabs>
        <w:ind w:left="4320" w:hanging="360"/>
      </w:pPr>
      <w:rPr>
        <w:rFonts w:ascii="Arial" w:hAnsi="Arial" w:hint="default"/>
      </w:rPr>
    </w:lvl>
    <w:lvl w:ilvl="6" w:tplc="382AFF38" w:tentative="1">
      <w:start w:val="1"/>
      <w:numFmt w:val="bullet"/>
      <w:lvlText w:val="•"/>
      <w:lvlJc w:val="left"/>
      <w:pPr>
        <w:tabs>
          <w:tab w:val="num" w:pos="5040"/>
        </w:tabs>
        <w:ind w:left="5040" w:hanging="360"/>
      </w:pPr>
      <w:rPr>
        <w:rFonts w:ascii="Arial" w:hAnsi="Arial" w:hint="default"/>
      </w:rPr>
    </w:lvl>
    <w:lvl w:ilvl="7" w:tplc="A8E04DE4" w:tentative="1">
      <w:start w:val="1"/>
      <w:numFmt w:val="bullet"/>
      <w:lvlText w:val="•"/>
      <w:lvlJc w:val="left"/>
      <w:pPr>
        <w:tabs>
          <w:tab w:val="num" w:pos="5760"/>
        </w:tabs>
        <w:ind w:left="5760" w:hanging="360"/>
      </w:pPr>
      <w:rPr>
        <w:rFonts w:ascii="Arial" w:hAnsi="Arial" w:hint="default"/>
      </w:rPr>
    </w:lvl>
    <w:lvl w:ilvl="8" w:tplc="75606030" w:tentative="1">
      <w:start w:val="1"/>
      <w:numFmt w:val="bullet"/>
      <w:lvlText w:val="•"/>
      <w:lvlJc w:val="left"/>
      <w:pPr>
        <w:tabs>
          <w:tab w:val="num" w:pos="6480"/>
        </w:tabs>
        <w:ind w:left="6480" w:hanging="360"/>
      </w:pPr>
      <w:rPr>
        <w:rFonts w:ascii="Arial" w:hAnsi="Arial" w:hint="default"/>
      </w:rPr>
    </w:lvl>
  </w:abstractNum>
  <w:abstractNum w:abstractNumId="28" w15:restartNumberingAfterBreak="0">
    <w:nsid w:val="3F2A7AF5"/>
    <w:multiLevelType w:val="multilevel"/>
    <w:tmpl w:val="8DE61AAA"/>
    <w:numStyleLink w:val="Enumerate"/>
  </w:abstractNum>
  <w:abstractNum w:abstractNumId="29" w15:restartNumberingAfterBreak="0">
    <w:nsid w:val="43554FF7"/>
    <w:multiLevelType w:val="hybridMultilevel"/>
    <w:tmpl w:val="E75C64E8"/>
    <w:lvl w:ilvl="0" w:tplc="786079FE">
      <w:start w:val="1"/>
      <w:numFmt w:val="bullet"/>
      <w:lvlText w:val="•"/>
      <w:lvlJc w:val="left"/>
      <w:pPr>
        <w:tabs>
          <w:tab w:val="num" w:pos="720"/>
        </w:tabs>
        <w:ind w:left="720" w:hanging="360"/>
      </w:pPr>
      <w:rPr>
        <w:rFonts w:ascii="Arial" w:hAnsi="Arial" w:hint="default"/>
      </w:rPr>
    </w:lvl>
    <w:lvl w:ilvl="1" w:tplc="9AEAA74C" w:tentative="1">
      <w:start w:val="1"/>
      <w:numFmt w:val="bullet"/>
      <w:lvlText w:val="•"/>
      <w:lvlJc w:val="left"/>
      <w:pPr>
        <w:tabs>
          <w:tab w:val="num" w:pos="1440"/>
        </w:tabs>
        <w:ind w:left="1440" w:hanging="360"/>
      </w:pPr>
      <w:rPr>
        <w:rFonts w:ascii="Arial" w:hAnsi="Arial" w:hint="default"/>
      </w:rPr>
    </w:lvl>
    <w:lvl w:ilvl="2" w:tplc="9FCCD7FC" w:tentative="1">
      <w:start w:val="1"/>
      <w:numFmt w:val="bullet"/>
      <w:lvlText w:val="•"/>
      <w:lvlJc w:val="left"/>
      <w:pPr>
        <w:tabs>
          <w:tab w:val="num" w:pos="2160"/>
        </w:tabs>
        <w:ind w:left="2160" w:hanging="360"/>
      </w:pPr>
      <w:rPr>
        <w:rFonts w:ascii="Arial" w:hAnsi="Arial" w:hint="default"/>
      </w:rPr>
    </w:lvl>
    <w:lvl w:ilvl="3" w:tplc="8834CB5E" w:tentative="1">
      <w:start w:val="1"/>
      <w:numFmt w:val="bullet"/>
      <w:lvlText w:val="•"/>
      <w:lvlJc w:val="left"/>
      <w:pPr>
        <w:tabs>
          <w:tab w:val="num" w:pos="2880"/>
        </w:tabs>
        <w:ind w:left="2880" w:hanging="360"/>
      </w:pPr>
      <w:rPr>
        <w:rFonts w:ascii="Arial" w:hAnsi="Arial" w:hint="default"/>
      </w:rPr>
    </w:lvl>
    <w:lvl w:ilvl="4" w:tplc="5464DB98" w:tentative="1">
      <w:start w:val="1"/>
      <w:numFmt w:val="bullet"/>
      <w:lvlText w:val="•"/>
      <w:lvlJc w:val="left"/>
      <w:pPr>
        <w:tabs>
          <w:tab w:val="num" w:pos="3600"/>
        </w:tabs>
        <w:ind w:left="3600" w:hanging="360"/>
      </w:pPr>
      <w:rPr>
        <w:rFonts w:ascii="Arial" w:hAnsi="Arial" w:hint="default"/>
      </w:rPr>
    </w:lvl>
    <w:lvl w:ilvl="5" w:tplc="D01A20CA" w:tentative="1">
      <w:start w:val="1"/>
      <w:numFmt w:val="bullet"/>
      <w:lvlText w:val="•"/>
      <w:lvlJc w:val="left"/>
      <w:pPr>
        <w:tabs>
          <w:tab w:val="num" w:pos="4320"/>
        </w:tabs>
        <w:ind w:left="4320" w:hanging="360"/>
      </w:pPr>
      <w:rPr>
        <w:rFonts w:ascii="Arial" w:hAnsi="Arial" w:hint="default"/>
      </w:rPr>
    </w:lvl>
    <w:lvl w:ilvl="6" w:tplc="5DE45884" w:tentative="1">
      <w:start w:val="1"/>
      <w:numFmt w:val="bullet"/>
      <w:lvlText w:val="•"/>
      <w:lvlJc w:val="left"/>
      <w:pPr>
        <w:tabs>
          <w:tab w:val="num" w:pos="5040"/>
        </w:tabs>
        <w:ind w:left="5040" w:hanging="360"/>
      </w:pPr>
      <w:rPr>
        <w:rFonts w:ascii="Arial" w:hAnsi="Arial" w:hint="default"/>
      </w:rPr>
    </w:lvl>
    <w:lvl w:ilvl="7" w:tplc="2E0844DE" w:tentative="1">
      <w:start w:val="1"/>
      <w:numFmt w:val="bullet"/>
      <w:lvlText w:val="•"/>
      <w:lvlJc w:val="left"/>
      <w:pPr>
        <w:tabs>
          <w:tab w:val="num" w:pos="5760"/>
        </w:tabs>
        <w:ind w:left="5760" w:hanging="360"/>
      </w:pPr>
      <w:rPr>
        <w:rFonts w:ascii="Arial" w:hAnsi="Arial" w:hint="default"/>
      </w:rPr>
    </w:lvl>
    <w:lvl w:ilvl="8" w:tplc="723CE494" w:tentative="1">
      <w:start w:val="1"/>
      <w:numFmt w:val="bullet"/>
      <w:lvlText w:val="•"/>
      <w:lvlJc w:val="left"/>
      <w:pPr>
        <w:tabs>
          <w:tab w:val="num" w:pos="6480"/>
        </w:tabs>
        <w:ind w:left="6480" w:hanging="360"/>
      </w:pPr>
      <w:rPr>
        <w:rFonts w:ascii="Arial" w:hAnsi="Arial" w:hint="default"/>
      </w:rPr>
    </w:lvl>
  </w:abstractNum>
  <w:abstractNum w:abstractNumId="30" w15:restartNumberingAfterBreak="0">
    <w:nsid w:val="50703152"/>
    <w:multiLevelType w:val="multilevel"/>
    <w:tmpl w:val="59489428"/>
    <w:numStyleLink w:val="Itemize"/>
  </w:abstractNum>
  <w:abstractNum w:abstractNumId="31" w15:restartNumberingAfterBreak="0">
    <w:nsid w:val="5180635D"/>
    <w:multiLevelType w:val="multilevel"/>
    <w:tmpl w:val="8DE61AAA"/>
    <w:numStyleLink w:val="Enumerate"/>
  </w:abstractNum>
  <w:abstractNum w:abstractNumId="32" w15:restartNumberingAfterBreak="0">
    <w:nsid w:val="52735F9E"/>
    <w:multiLevelType w:val="hybridMultilevel"/>
    <w:tmpl w:val="15D03AFC"/>
    <w:lvl w:ilvl="0" w:tplc="22D0F676">
      <w:start w:val="1"/>
      <w:numFmt w:val="bullet"/>
      <w:lvlText w:val="•"/>
      <w:lvlJc w:val="left"/>
      <w:pPr>
        <w:tabs>
          <w:tab w:val="num" w:pos="720"/>
        </w:tabs>
        <w:ind w:left="720" w:hanging="360"/>
      </w:pPr>
      <w:rPr>
        <w:rFonts w:ascii="Arial" w:hAnsi="Arial" w:hint="default"/>
      </w:rPr>
    </w:lvl>
    <w:lvl w:ilvl="1" w:tplc="A01A7912" w:tentative="1">
      <w:start w:val="1"/>
      <w:numFmt w:val="bullet"/>
      <w:lvlText w:val="•"/>
      <w:lvlJc w:val="left"/>
      <w:pPr>
        <w:tabs>
          <w:tab w:val="num" w:pos="1440"/>
        </w:tabs>
        <w:ind w:left="1440" w:hanging="360"/>
      </w:pPr>
      <w:rPr>
        <w:rFonts w:ascii="Arial" w:hAnsi="Arial" w:hint="default"/>
      </w:rPr>
    </w:lvl>
    <w:lvl w:ilvl="2" w:tplc="21D67412" w:tentative="1">
      <w:start w:val="1"/>
      <w:numFmt w:val="bullet"/>
      <w:lvlText w:val="•"/>
      <w:lvlJc w:val="left"/>
      <w:pPr>
        <w:tabs>
          <w:tab w:val="num" w:pos="2160"/>
        </w:tabs>
        <w:ind w:left="2160" w:hanging="360"/>
      </w:pPr>
      <w:rPr>
        <w:rFonts w:ascii="Arial" w:hAnsi="Arial" w:hint="default"/>
      </w:rPr>
    </w:lvl>
    <w:lvl w:ilvl="3" w:tplc="4348B688" w:tentative="1">
      <w:start w:val="1"/>
      <w:numFmt w:val="bullet"/>
      <w:lvlText w:val="•"/>
      <w:lvlJc w:val="left"/>
      <w:pPr>
        <w:tabs>
          <w:tab w:val="num" w:pos="2880"/>
        </w:tabs>
        <w:ind w:left="2880" w:hanging="360"/>
      </w:pPr>
      <w:rPr>
        <w:rFonts w:ascii="Arial" w:hAnsi="Arial" w:hint="default"/>
      </w:rPr>
    </w:lvl>
    <w:lvl w:ilvl="4" w:tplc="00F2AC1A" w:tentative="1">
      <w:start w:val="1"/>
      <w:numFmt w:val="bullet"/>
      <w:lvlText w:val="•"/>
      <w:lvlJc w:val="left"/>
      <w:pPr>
        <w:tabs>
          <w:tab w:val="num" w:pos="3600"/>
        </w:tabs>
        <w:ind w:left="3600" w:hanging="360"/>
      </w:pPr>
      <w:rPr>
        <w:rFonts w:ascii="Arial" w:hAnsi="Arial" w:hint="default"/>
      </w:rPr>
    </w:lvl>
    <w:lvl w:ilvl="5" w:tplc="EFCAB00C" w:tentative="1">
      <w:start w:val="1"/>
      <w:numFmt w:val="bullet"/>
      <w:lvlText w:val="•"/>
      <w:lvlJc w:val="left"/>
      <w:pPr>
        <w:tabs>
          <w:tab w:val="num" w:pos="4320"/>
        </w:tabs>
        <w:ind w:left="4320" w:hanging="360"/>
      </w:pPr>
      <w:rPr>
        <w:rFonts w:ascii="Arial" w:hAnsi="Arial" w:hint="default"/>
      </w:rPr>
    </w:lvl>
    <w:lvl w:ilvl="6" w:tplc="3CF012E0" w:tentative="1">
      <w:start w:val="1"/>
      <w:numFmt w:val="bullet"/>
      <w:lvlText w:val="•"/>
      <w:lvlJc w:val="left"/>
      <w:pPr>
        <w:tabs>
          <w:tab w:val="num" w:pos="5040"/>
        </w:tabs>
        <w:ind w:left="5040" w:hanging="360"/>
      </w:pPr>
      <w:rPr>
        <w:rFonts w:ascii="Arial" w:hAnsi="Arial" w:hint="default"/>
      </w:rPr>
    </w:lvl>
    <w:lvl w:ilvl="7" w:tplc="81564518" w:tentative="1">
      <w:start w:val="1"/>
      <w:numFmt w:val="bullet"/>
      <w:lvlText w:val="•"/>
      <w:lvlJc w:val="left"/>
      <w:pPr>
        <w:tabs>
          <w:tab w:val="num" w:pos="5760"/>
        </w:tabs>
        <w:ind w:left="5760" w:hanging="360"/>
      </w:pPr>
      <w:rPr>
        <w:rFonts w:ascii="Arial" w:hAnsi="Arial" w:hint="default"/>
      </w:rPr>
    </w:lvl>
    <w:lvl w:ilvl="8" w:tplc="113A2E88" w:tentative="1">
      <w:start w:val="1"/>
      <w:numFmt w:val="bullet"/>
      <w:lvlText w:val="•"/>
      <w:lvlJc w:val="left"/>
      <w:pPr>
        <w:tabs>
          <w:tab w:val="num" w:pos="6480"/>
        </w:tabs>
        <w:ind w:left="6480" w:hanging="360"/>
      </w:pPr>
      <w:rPr>
        <w:rFonts w:ascii="Arial" w:hAnsi="Arial" w:hint="default"/>
      </w:rPr>
    </w:lvl>
  </w:abstractNum>
  <w:abstractNum w:abstractNumId="33" w15:restartNumberingAfterBreak="0">
    <w:nsid w:val="5CF31714"/>
    <w:multiLevelType w:val="hybridMultilevel"/>
    <w:tmpl w:val="EC16BCFE"/>
    <w:lvl w:ilvl="0" w:tplc="0A58173E">
      <w:start w:val="1"/>
      <w:numFmt w:val="decimal"/>
      <w:pStyle w:val="Bibliografi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1DA326C"/>
    <w:multiLevelType w:val="multilevel"/>
    <w:tmpl w:val="8DE61AAA"/>
    <w:numStyleLink w:val="Enumerate"/>
  </w:abstractNum>
  <w:abstractNum w:abstractNumId="35" w15:restartNumberingAfterBreak="0">
    <w:nsid w:val="6445F59B"/>
    <w:multiLevelType w:val="multilevel"/>
    <w:tmpl w:val="239A1560"/>
    <w:lvl w:ilvl="0">
      <w:start w:val="1"/>
      <w:numFmt w:val="lowerRoman"/>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lowerLetter"/>
      <w:lvlText w:val="%3."/>
      <w:lvlJc w:val="left"/>
      <w:pPr>
        <w:tabs>
          <w:tab w:val="num" w:pos="1440"/>
        </w:tabs>
        <w:ind w:left="1920" w:hanging="480"/>
      </w:pPr>
    </w:lvl>
    <w:lvl w:ilvl="3">
      <w:start w:val="1"/>
      <w:numFmt w:val="lowerRoman"/>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lowerLetter"/>
      <w:lvlText w:val="%6."/>
      <w:lvlJc w:val="left"/>
      <w:pPr>
        <w:tabs>
          <w:tab w:val="num" w:pos="3600"/>
        </w:tabs>
        <w:ind w:left="4080" w:hanging="480"/>
      </w:pPr>
    </w:lvl>
    <w:lvl w:ilvl="6">
      <w:start w:val="1"/>
      <w:numFmt w:val="lowerRoman"/>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lowerLetter"/>
      <w:lvlText w:val="%9."/>
      <w:lvlJc w:val="left"/>
      <w:pPr>
        <w:tabs>
          <w:tab w:val="num" w:pos="5760"/>
        </w:tabs>
        <w:ind w:left="6240" w:hanging="480"/>
      </w:pPr>
    </w:lvl>
  </w:abstractNum>
  <w:abstractNum w:abstractNumId="36" w15:restartNumberingAfterBreak="0">
    <w:nsid w:val="685A0B31"/>
    <w:multiLevelType w:val="multilevel"/>
    <w:tmpl w:val="8DE61AAA"/>
    <w:numStyleLink w:val="Enumerate"/>
  </w:abstractNum>
  <w:abstractNum w:abstractNumId="37" w15:restartNumberingAfterBreak="0">
    <w:nsid w:val="6F45080F"/>
    <w:multiLevelType w:val="hybridMultilevel"/>
    <w:tmpl w:val="D2A81F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1D663E1"/>
    <w:multiLevelType w:val="hybridMultilevel"/>
    <w:tmpl w:val="0FE8A286"/>
    <w:lvl w:ilvl="0" w:tplc="7F241CEC">
      <w:start w:val="1"/>
      <w:numFmt w:val="bullet"/>
      <w:lvlText w:val="•"/>
      <w:lvlJc w:val="left"/>
      <w:pPr>
        <w:tabs>
          <w:tab w:val="num" w:pos="720"/>
        </w:tabs>
        <w:ind w:left="720" w:hanging="360"/>
      </w:pPr>
      <w:rPr>
        <w:rFonts w:ascii="Arial" w:hAnsi="Arial" w:hint="default"/>
      </w:rPr>
    </w:lvl>
    <w:lvl w:ilvl="1" w:tplc="EF60BA78" w:tentative="1">
      <w:start w:val="1"/>
      <w:numFmt w:val="bullet"/>
      <w:lvlText w:val="•"/>
      <w:lvlJc w:val="left"/>
      <w:pPr>
        <w:tabs>
          <w:tab w:val="num" w:pos="1440"/>
        </w:tabs>
        <w:ind w:left="1440" w:hanging="360"/>
      </w:pPr>
      <w:rPr>
        <w:rFonts w:ascii="Arial" w:hAnsi="Arial" w:hint="default"/>
      </w:rPr>
    </w:lvl>
    <w:lvl w:ilvl="2" w:tplc="09F08BD0" w:tentative="1">
      <w:start w:val="1"/>
      <w:numFmt w:val="bullet"/>
      <w:lvlText w:val="•"/>
      <w:lvlJc w:val="left"/>
      <w:pPr>
        <w:tabs>
          <w:tab w:val="num" w:pos="2160"/>
        </w:tabs>
        <w:ind w:left="2160" w:hanging="360"/>
      </w:pPr>
      <w:rPr>
        <w:rFonts w:ascii="Arial" w:hAnsi="Arial" w:hint="default"/>
      </w:rPr>
    </w:lvl>
    <w:lvl w:ilvl="3" w:tplc="362E0490" w:tentative="1">
      <w:start w:val="1"/>
      <w:numFmt w:val="bullet"/>
      <w:lvlText w:val="•"/>
      <w:lvlJc w:val="left"/>
      <w:pPr>
        <w:tabs>
          <w:tab w:val="num" w:pos="2880"/>
        </w:tabs>
        <w:ind w:left="2880" w:hanging="360"/>
      </w:pPr>
      <w:rPr>
        <w:rFonts w:ascii="Arial" w:hAnsi="Arial" w:hint="default"/>
      </w:rPr>
    </w:lvl>
    <w:lvl w:ilvl="4" w:tplc="5E2E68E8" w:tentative="1">
      <w:start w:val="1"/>
      <w:numFmt w:val="bullet"/>
      <w:lvlText w:val="•"/>
      <w:lvlJc w:val="left"/>
      <w:pPr>
        <w:tabs>
          <w:tab w:val="num" w:pos="3600"/>
        </w:tabs>
        <w:ind w:left="3600" w:hanging="360"/>
      </w:pPr>
      <w:rPr>
        <w:rFonts w:ascii="Arial" w:hAnsi="Arial" w:hint="default"/>
      </w:rPr>
    </w:lvl>
    <w:lvl w:ilvl="5" w:tplc="00D403F0" w:tentative="1">
      <w:start w:val="1"/>
      <w:numFmt w:val="bullet"/>
      <w:lvlText w:val="•"/>
      <w:lvlJc w:val="left"/>
      <w:pPr>
        <w:tabs>
          <w:tab w:val="num" w:pos="4320"/>
        </w:tabs>
        <w:ind w:left="4320" w:hanging="360"/>
      </w:pPr>
      <w:rPr>
        <w:rFonts w:ascii="Arial" w:hAnsi="Arial" w:hint="default"/>
      </w:rPr>
    </w:lvl>
    <w:lvl w:ilvl="6" w:tplc="8A02E98A" w:tentative="1">
      <w:start w:val="1"/>
      <w:numFmt w:val="bullet"/>
      <w:lvlText w:val="•"/>
      <w:lvlJc w:val="left"/>
      <w:pPr>
        <w:tabs>
          <w:tab w:val="num" w:pos="5040"/>
        </w:tabs>
        <w:ind w:left="5040" w:hanging="360"/>
      </w:pPr>
      <w:rPr>
        <w:rFonts w:ascii="Arial" w:hAnsi="Arial" w:hint="default"/>
      </w:rPr>
    </w:lvl>
    <w:lvl w:ilvl="7" w:tplc="F8D6CECA" w:tentative="1">
      <w:start w:val="1"/>
      <w:numFmt w:val="bullet"/>
      <w:lvlText w:val="•"/>
      <w:lvlJc w:val="left"/>
      <w:pPr>
        <w:tabs>
          <w:tab w:val="num" w:pos="5760"/>
        </w:tabs>
        <w:ind w:left="5760" w:hanging="360"/>
      </w:pPr>
      <w:rPr>
        <w:rFonts w:ascii="Arial" w:hAnsi="Arial" w:hint="default"/>
      </w:rPr>
    </w:lvl>
    <w:lvl w:ilvl="8" w:tplc="A00ECE04" w:tentative="1">
      <w:start w:val="1"/>
      <w:numFmt w:val="bullet"/>
      <w:lvlText w:val="•"/>
      <w:lvlJc w:val="left"/>
      <w:pPr>
        <w:tabs>
          <w:tab w:val="num" w:pos="6480"/>
        </w:tabs>
        <w:ind w:left="6480" w:hanging="360"/>
      </w:pPr>
      <w:rPr>
        <w:rFonts w:ascii="Arial" w:hAnsi="Arial" w:hint="default"/>
      </w:rPr>
    </w:lvl>
  </w:abstractNum>
  <w:abstractNum w:abstractNumId="39" w15:restartNumberingAfterBreak="0">
    <w:nsid w:val="76544A8E"/>
    <w:multiLevelType w:val="multilevel"/>
    <w:tmpl w:val="8DE61AAA"/>
    <w:numStyleLink w:val="Enumerate"/>
  </w:abstractNum>
  <w:num w:numId="1" w16cid:durableId="2024624939">
    <w:abstractNumId w:val="0"/>
  </w:num>
  <w:num w:numId="2" w16cid:durableId="509876087">
    <w:abstractNumId w:val="8"/>
  </w:num>
  <w:num w:numId="3" w16cid:durableId="297339301">
    <w:abstractNumId w:val="7"/>
  </w:num>
  <w:num w:numId="4" w16cid:durableId="665327690">
    <w:abstractNumId w:val="6"/>
  </w:num>
  <w:num w:numId="5" w16cid:durableId="2113545244">
    <w:abstractNumId w:val="5"/>
  </w:num>
  <w:num w:numId="6" w16cid:durableId="1168595859">
    <w:abstractNumId w:val="9"/>
  </w:num>
  <w:num w:numId="7" w16cid:durableId="156925451">
    <w:abstractNumId w:val="4"/>
  </w:num>
  <w:num w:numId="8" w16cid:durableId="1515417222">
    <w:abstractNumId w:val="3"/>
  </w:num>
  <w:num w:numId="9" w16cid:durableId="1636065698">
    <w:abstractNumId w:val="2"/>
  </w:num>
  <w:num w:numId="10" w16cid:durableId="1488666778">
    <w:abstractNumId w:val="1"/>
  </w:num>
  <w:num w:numId="11" w16cid:durableId="558786645">
    <w:abstractNumId w:val="14"/>
  </w:num>
  <w:num w:numId="12" w16cid:durableId="353115301">
    <w:abstractNumId w:val="33"/>
  </w:num>
  <w:num w:numId="13" w16cid:durableId="1131904844">
    <w:abstractNumId w:val="37"/>
  </w:num>
  <w:num w:numId="14" w16cid:durableId="1450473092">
    <w:abstractNumId w:val="24"/>
  </w:num>
  <w:num w:numId="15" w16cid:durableId="1515027168">
    <w:abstractNumId w:val="25"/>
  </w:num>
  <w:num w:numId="16" w16cid:durableId="1759327255">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27747103">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820730786">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567424052">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050109896">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041591102">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549147986">
    <w:abstractNumId w:val="21"/>
  </w:num>
  <w:num w:numId="23" w16cid:durableId="1321687807">
    <w:abstractNumId w:val="31"/>
  </w:num>
  <w:num w:numId="24" w16cid:durableId="1889996950">
    <w:abstractNumId w:val="36"/>
  </w:num>
  <w:num w:numId="25" w16cid:durableId="271327123">
    <w:abstractNumId w:val="18"/>
  </w:num>
  <w:num w:numId="26" w16cid:durableId="1106923734">
    <w:abstractNumId w:val="11"/>
  </w:num>
  <w:num w:numId="27" w16cid:durableId="1670674084">
    <w:abstractNumId w:val="28"/>
  </w:num>
  <w:num w:numId="28" w16cid:durableId="310671853">
    <w:abstractNumId w:val="13"/>
  </w:num>
  <w:num w:numId="29" w16cid:durableId="456413903">
    <w:abstractNumId w:val="26"/>
  </w:num>
  <w:num w:numId="30" w16cid:durableId="664550121">
    <w:abstractNumId w:val="20"/>
  </w:num>
  <w:num w:numId="31" w16cid:durableId="676081094">
    <w:abstractNumId w:val="23"/>
  </w:num>
  <w:num w:numId="32" w16cid:durableId="1247616346">
    <w:abstractNumId w:val="34"/>
  </w:num>
  <w:num w:numId="33" w16cid:durableId="68894100">
    <w:abstractNumId w:val="16"/>
  </w:num>
  <w:num w:numId="34" w16cid:durableId="198670405">
    <w:abstractNumId w:val="30"/>
  </w:num>
  <w:num w:numId="35" w16cid:durableId="1430080331">
    <w:abstractNumId w:val="39"/>
  </w:num>
  <w:num w:numId="36" w16cid:durableId="1352491162">
    <w:abstractNumId w:val="19"/>
  </w:num>
  <w:num w:numId="37" w16cid:durableId="154731088">
    <w:abstractNumId w:val="10"/>
  </w:num>
  <w:num w:numId="38" w16cid:durableId="830752899">
    <w:abstractNumId w:val="27"/>
  </w:num>
  <w:num w:numId="39" w16cid:durableId="1498964129">
    <w:abstractNumId w:val="38"/>
  </w:num>
  <w:num w:numId="40" w16cid:durableId="1676031484">
    <w:abstractNumId w:val="32"/>
  </w:num>
  <w:num w:numId="41" w16cid:durableId="127482145">
    <w:abstractNumId w:val="22"/>
  </w:num>
  <w:num w:numId="42" w16cid:durableId="1249197167">
    <w:abstractNumId w:val="17"/>
  </w:num>
  <w:num w:numId="43" w16cid:durableId="1200313738">
    <w:abstractNumId w:val="12"/>
  </w:num>
  <w:num w:numId="44" w16cid:durableId="516771497">
    <w:abstractNumId w:val="15"/>
  </w:num>
  <w:num w:numId="45" w16cid:durableId="477765270">
    <w:abstractNumId w:val="29"/>
  </w:num>
  <w:numIdMacAtCleanup w:val="1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lessio Sopranzi">
    <w15:presenceInfo w15:providerId="Windows Live" w15:userId="899828ddcdf4b7c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grammar="clean"/>
  <w:attachedTemplate r:id="rId1"/>
  <w:stylePaneFormatFilter w:val="4004" w:allStyles="0" w:customStyles="0" w:latentStyles="1" w:stylesInUse="0" w:headingStyles="0" w:numberingStyles="0" w:tableStyles="0" w:directFormattingOnRuns="0" w:directFormattingOnParagraphs="0" w:directFormattingOnNumbering="0" w:directFormattingOnTables="0" w:clearFormatting="0" w:top3HeadingStyles="0" w:visibleStyles="1" w:alternateStyleNames="0"/>
  <w:defaultTabStop w:val="720"/>
  <w:hyphenationZone w:val="283"/>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2B0D"/>
    <w:rsid w:val="00003BCD"/>
    <w:rsid w:val="00005E09"/>
    <w:rsid w:val="00011C8B"/>
    <w:rsid w:val="0001384F"/>
    <w:rsid w:val="000158C5"/>
    <w:rsid w:val="000209D9"/>
    <w:rsid w:val="0003303E"/>
    <w:rsid w:val="000400AC"/>
    <w:rsid w:val="000403B3"/>
    <w:rsid w:val="00060D8F"/>
    <w:rsid w:val="0006225D"/>
    <w:rsid w:val="000700CD"/>
    <w:rsid w:val="0007014F"/>
    <w:rsid w:val="00074843"/>
    <w:rsid w:val="00074CE5"/>
    <w:rsid w:val="00082CC4"/>
    <w:rsid w:val="00093E6B"/>
    <w:rsid w:val="000A6C57"/>
    <w:rsid w:val="000B416A"/>
    <w:rsid w:val="000D318C"/>
    <w:rsid w:val="000D4A65"/>
    <w:rsid w:val="000E1125"/>
    <w:rsid w:val="000E3162"/>
    <w:rsid w:val="000F1988"/>
    <w:rsid w:val="000F39FA"/>
    <w:rsid w:val="000F43D8"/>
    <w:rsid w:val="001104BB"/>
    <w:rsid w:val="00111328"/>
    <w:rsid w:val="001278EC"/>
    <w:rsid w:val="00134007"/>
    <w:rsid w:val="00146612"/>
    <w:rsid w:val="001508E1"/>
    <w:rsid w:val="00150D0D"/>
    <w:rsid w:val="00154D1E"/>
    <w:rsid w:val="001765C9"/>
    <w:rsid w:val="00181661"/>
    <w:rsid w:val="00181923"/>
    <w:rsid w:val="00181E77"/>
    <w:rsid w:val="00193D99"/>
    <w:rsid w:val="00195655"/>
    <w:rsid w:val="001A0D54"/>
    <w:rsid w:val="001A50E8"/>
    <w:rsid w:val="001B40BD"/>
    <w:rsid w:val="001C5AC3"/>
    <w:rsid w:val="001D4A6C"/>
    <w:rsid w:val="001E0697"/>
    <w:rsid w:val="001E449B"/>
    <w:rsid w:val="0021065C"/>
    <w:rsid w:val="002232C2"/>
    <w:rsid w:val="002345B1"/>
    <w:rsid w:val="0025067D"/>
    <w:rsid w:val="00253246"/>
    <w:rsid w:val="002575BF"/>
    <w:rsid w:val="00260E85"/>
    <w:rsid w:val="00266D36"/>
    <w:rsid w:val="0027203A"/>
    <w:rsid w:val="0027493B"/>
    <w:rsid w:val="002770C5"/>
    <w:rsid w:val="002802C2"/>
    <w:rsid w:val="0029271B"/>
    <w:rsid w:val="002942EA"/>
    <w:rsid w:val="002B01E2"/>
    <w:rsid w:val="002B7288"/>
    <w:rsid w:val="002D68EF"/>
    <w:rsid w:val="002D6911"/>
    <w:rsid w:val="002E1C63"/>
    <w:rsid w:val="00322C54"/>
    <w:rsid w:val="00336DE3"/>
    <w:rsid w:val="003450B4"/>
    <w:rsid w:val="003575C3"/>
    <w:rsid w:val="003617F3"/>
    <w:rsid w:val="003625D5"/>
    <w:rsid w:val="00367873"/>
    <w:rsid w:val="00376DBA"/>
    <w:rsid w:val="00387765"/>
    <w:rsid w:val="003909C8"/>
    <w:rsid w:val="00390BCC"/>
    <w:rsid w:val="003944AA"/>
    <w:rsid w:val="003A604E"/>
    <w:rsid w:val="003B01AF"/>
    <w:rsid w:val="003C0AD5"/>
    <w:rsid w:val="003D3FB6"/>
    <w:rsid w:val="003E2C91"/>
    <w:rsid w:val="003F4E54"/>
    <w:rsid w:val="003F6F63"/>
    <w:rsid w:val="004017E6"/>
    <w:rsid w:val="00401834"/>
    <w:rsid w:val="004053AA"/>
    <w:rsid w:val="00405F8B"/>
    <w:rsid w:val="00411D2B"/>
    <w:rsid w:val="00423172"/>
    <w:rsid w:val="004251DF"/>
    <w:rsid w:val="00433D1D"/>
    <w:rsid w:val="00433E07"/>
    <w:rsid w:val="004437ED"/>
    <w:rsid w:val="004470BC"/>
    <w:rsid w:val="0045016A"/>
    <w:rsid w:val="00461C2F"/>
    <w:rsid w:val="00461FE3"/>
    <w:rsid w:val="00470512"/>
    <w:rsid w:val="00472A4C"/>
    <w:rsid w:val="00486EDB"/>
    <w:rsid w:val="0049432C"/>
    <w:rsid w:val="004C02A9"/>
    <w:rsid w:val="004C0BE2"/>
    <w:rsid w:val="004C48B8"/>
    <w:rsid w:val="004C7CC0"/>
    <w:rsid w:val="004E29B3"/>
    <w:rsid w:val="004E5DA1"/>
    <w:rsid w:val="004E67EB"/>
    <w:rsid w:val="004F2788"/>
    <w:rsid w:val="004F4D38"/>
    <w:rsid w:val="004F5441"/>
    <w:rsid w:val="004F6EA7"/>
    <w:rsid w:val="00503777"/>
    <w:rsid w:val="005040F0"/>
    <w:rsid w:val="00511407"/>
    <w:rsid w:val="00513EE2"/>
    <w:rsid w:val="00517672"/>
    <w:rsid w:val="0052276F"/>
    <w:rsid w:val="0052459C"/>
    <w:rsid w:val="0054615C"/>
    <w:rsid w:val="00552928"/>
    <w:rsid w:val="00564D90"/>
    <w:rsid w:val="005655A8"/>
    <w:rsid w:val="00567772"/>
    <w:rsid w:val="00573F65"/>
    <w:rsid w:val="005770F6"/>
    <w:rsid w:val="00581F70"/>
    <w:rsid w:val="00590D07"/>
    <w:rsid w:val="005A42E3"/>
    <w:rsid w:val="005C26B0"/>
    <w:rsid w:val="005D205E"/>
    <w:rsid w:val="005D68B9"/>
    <w:rsid w:val="005E051A"/>
    <w:rsid w:val="005E1B1D"/>
    <w:rsid w:val="005E3CD7"/>
    <w:rsid w:val="005E4867"/>
    <w:rsid w:val="005F5915"/>
    <w:rsid w:val="00601FA3"/>
    <w:rsid w:val="00615E80"/>
    <w:rsid w:val="00623814"/>
    <w:rsid w:val="006240DF"/>
    <w:rsid w:val="00635D4E"/>
    <w:rsid w:val="00636002"/>
    <w:rsid w:val="00647FAD"/>
    <w:rsid w:val="00683989"/>
    <w:rsid w:val="00691A51"/>
    <w:rsid w:val="00695595"/>
    <w:rsid w:val="0069598A"/>
    <w:rsid w:val="0069674D"/>
    <w:rsid w:val="00697B2C"/>
    <w:rsid w:val="006A5968"/>
    <w:rsid w:val="006B2D5D"/>
    <w:rsid w:val="006B657A"/>
    <w:rsid w:val="006C004E"/>
    <w:rsid w:val="006C04DC"/>
    <w:rsid w:val="006C0640"/>
    <w:rsid w:val="006D0665"/>
    <w:rsid w:val="006D1026"/>
    <w:rsid w:val="006D5CA6"/>
    <w:rsid w:val="006F3C27"/>
    <w:rsid w:val="00712366"/>
    <w:rsid w:val="00727BC4"/>
    <w:rsid w:val="00727CBC"/>
    <w:rsid w:val="0075082A"/>
    <w:rsid w:val="00751216"/>
    <w:rsid w:val="00751AA6"/>
    <w:rsid w:val="00755218"/>
    <w:rsid w:val="0075640E"/>
    <w:rsid w:val="00775C8E"/>
    <w:rsid w:val="00784D58"/>
    <w:rsid w:val="00787C96"/>
    <w:rsid w:val="0079076F"/>
    <w:rsid w:val="0079324A"/>
    <w:rsid w:val="00796185"/>
    <w:rsid w:val="007B2249"/>
    <w:rsid w:val="007C1C69"/>
    <w:rsid w:val="007D463C"/>
    <w:rsid w:val="007E76C0"/>
    <w:rsid w:val="007F2F27"/>
    <w:rsid w:val="007F3D52"/>
    <w:rsid w:val="007F5476"/>
    <w:rsid w:val="00814777"/>
    <w:rsid w:val="008217B3"/>
    <w:rsid w:val="00824069"/>
    <w:rsid w:val="0082618E"/>
    <w:rsid w:val="00834F96"/>
    <w:rsid w:val="008368B7"/>
    <w:rsid w:val="00852B0D"/>
    <w:rsid w:val="00856021"/>
    <w:rsid w:val="0087427E"/>
    <w:rsid w:val="00882F9C"/>
    <w:rsid w:val="00891B45"/>
    <w:rsid w:val="00892550"/>
    <w:rsid w:val="008A3368"/>
    <w:rsid w:val="008A55A8"/>
    <w:rsid w:val="008A56F7"/>
    <w:rsid w:val="008A654D"/>
    <w:rsid w:val="008B47E0"/>
    <w:rsid w:val="008C6F4B"/>
    <w:rsid w:val="008D2C2C"/>
    <w:rsid w:val="008D6863"/>
    <w:rsid w:val="008E1CF8"/>
    <w:rsid w:val="00900F94"/>
    <w:rsid w:val="0090445E"/>
    <w:rsid w:val="009133D6"/>
    <w:rsid w:val="00923E96"/>
    <w:rsid w:val="00960ABB"/>
    <w:rsid w:val="0096619E"/>
    <w:rsid w:val="00966C78"/>
    <w:rsid w:val="0096779F"/>
    <w:rsid w:val="0099211F"/>
    <w:rsid w:val="009967C8"/>
    <w:rsid w:val="009A170A"/>
    <w:rsid w:val="009A663B"/>
    <w:rsid w:val="009B0E3B"/>
    <w:rsid w:val="009B0ED9"/>
    <w:rsid w:val="009B525E"/>
    <w:rsid w:val="009B649E"/>
    <w:rsid w:val="009B79D5"/>
    <w:rsid w:val="009D07EF"/>
    <w:rsid w:val="009D326E"/>
    <w:rsid w:val="009E108D"/>
    <w:rsid w:val="00A12A1A"/>
    <w:rsid w:val="00A144D1"/>
    <w:rsid w:val="00A17C26"/>
    <w:rsid w:val="00A20262"/>
    <w:rsid w:val="00A32984"/>
    <w:rsid w:val="00A509AA"/>
    <w:rsid w:val="00A67452"/>
    <w:rsid w:val="00A70274"/>
    <w:rsid w:val="00A7608A"/>
    <w:rsid w:val="00A86E17"/>
    <w:rsid w:val="00A922F9"/>
    <w:rsid w:val="00AA11C5"/>
    <w:rsid w:val="00AB0692"/>
    <w:rsid w:val="00AB25FB"/>
    <w:rsid w:val="00AC01DD"/>
    <w:rsid w:val="00AE1832"/>
    <w:rsid w:val="00AE38AA"/>
    <w:rsid w:val="00AE5261"/>
    <w:rsid w:val="00AE60B4"/>
    <w:rsid w:val="00AF3739"/>
    <w:rsid w:val="00AF52D8"/>
    <w:rsid w:val="00B030A8"/>
    <w:rsid w:val="00B046DA"/>
    <w:rsid w:val="00B05256"/>
    <w:rsid w:val="00B21E27"/>
    <w:rsid w:val="00B26BA2"/>
    <w:rsid w:val="00B426D4"/>
    <w:rsid w:val="00B50023"/>
    <w:rsid w:val="00B64FA7"/>
    <w:rsid w:val="00B70D6C"/>
    <w:rsid w:val="00B82E41"/>
    <w:rsid w:val="00B86B75"/>
    <w:rsid w:val="00B955E5"/>
    <w:rsid w:val="00B97119"/>
    <w:rsid w:val="00BB611A"/>
    <w:rsid w:val="00BC48D5"/>
    <w:rsid w:val="00BC4BBB"/>
    <w:rsid w:val="00BC78E6"/>
    <w:rsid w:val="00BF0B40"/>
    <w:rsid w:val="00BF2B32"/>
    <w:rsid w:val="00C02D63"/>
    <w:rsid w:val="00C111DC"/>
    <w:rsid w:val="00C13EDB"/>
    <w:rsid w:val="00C262EA"/>
    <w:rsid w:val="00C26B72"/>
    <w:rsid w:val="00C36279"/>
    <w:rsid w:val="00C45EE9"/>
    <w:rsid w:val="00C45F66"/>
    <w:rsid w:val="00C50711"/>
    <w:rsid w:val="00C61480"/>
    <w:rsid w:val="00C804D2"/>
    <w:rsid w:val="00C84A08"/>
    <w:rsid w:val="00C92360"/>
    <w:rsid w:val="00CA73D2"/>
    <w:rsid w:val="00CA7B31"/>
    <w:rsid w:val="00CB5908"/>
    <w:rsid w:val="00CB7FB4"/>
    <w:rsid w:val="00CC2A4A"/>
    <w:rsid w:val="00CC72CD"/>
    <w:rsid w:val="00CD5E3C"/>
    <w:rsid w:val="00CF57EF"/>
    <w:rsid w:val="00CF5891"/>
    <w:rsid w:val="00CF5BB3"/>
    <w:rsid w:val="00D02334"/>
    <w:rsid w:val="00D02E0C"/>
    <w:rsid w:val="00D347DF"/>
    <w:rsid w:val="00D34848"/>
    <w:rsid w:val="00D36013"/>
    <w:rsid w:val="00D44717"/>
    <w:rsid w:val="00D46F1E"/>
    <w:rsid w:val="00D47A5F"/>
    <w:rsid w:val="00D60E87"/>
    <w:rsid w:val="00D62916"/>
    <w:rsid w:val="00D8620C"/>
    <w:rsid w:val="00D9705B"/>
    <w:rsid w:val="00DB12D1"/>
    <w:rsid w:val="00DB3FD0"/>
    <w:rsid w:val="00DE6579"/>
    <w:rsid w:val="00E017CE"/>
    <w:rsid w:val="00E053A9"/>
    <w:rsid w:val="00E0682F"/>
    <w:rsid w:val="00E121C9"/>
    <w:rsid w:val="00E20672"/>
    <w:rsid w:val="00E24FD0"/>
    <w:rsid w:val="00E315A3"/>
    <w:rsid w:val="00E40109"/>
    <w:rsid w:val="00E41067"/>
    <w:rsid w:val="00E66D18"/>
    <w:rsid w:val="00E675E4"/>
    <w:rsid w:val="00E773EC"/>
    <w:rsid w:val="00E83EFE"/>
    <w:rsid w:val="00E859B2"/>
    <w:rsid w:val="00E8649C"/>
    <w:rsid w:val="00EA02C0"/>
    <w:rsid w:val="00EB7732"/>
    <w:rsid w:val="00ED02E2"/>
    <w:rsid w:val="00ED0A56"/>
    <w:rsid w:val="00ED4779"/>
    <w:rsid w:val="00F001C1"/>
    <w:rsid w:val="00F10149"/>
    <w:rsid w:val="00F23E3D"/>
    <w:rsid w:val="00F24FF5"/>
    <w:rsid w:val="00F27D47"/>
    <w:rsid w:val="00F44C0B"/>
    <w:rsid w:val="00F535DE"/>
    <w:rsid w:val="00F62659"/>
    <w:rsid w:val="00F648DF"/>
    <w:rsid w:val="00F664EA"/>
    <w:rsid w:val="00F70402"/>
    <w:rsid w:val="00F721EA"/>
    <w:rsid w:val="00F7586A"/>
    <w:rsid w:val="00F758DD"/>
    <w:rsid w:val="00F86B44"/>
    <w:rsid w:val="00F95255"/>
    <w:rsid w:val="00F95C2A"/>
    <w:rsid w:val="00FC0B1B"/>
    <w:rsid w:val="00FC1421"/>
    <w:rsid w:val="00FC261B"/>
    <w:rsid w:val="00FC601B"/>
    <w:rsid w:val="00FD56BA"/>
    <w:rsid w:val="00FE79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4B38B6"/>
  <w15:docId w15:val="{E582BE0A-864B-472F-B327-8343B2BF8F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99" w:defSemiHidden="0" w:defUnhideWhenUsed="0" w:defQFormat="0" w:count="376">
    <w:lsdException w:name="Normal" w:uiPriority="1" w:qFormat="1"/>
    <w:lsdException w:name="heading 1" w:uiPriority="9" w:qFormat="1"/>
    <w:lsdException w:name="heading 2" w:uiPriority="9" w:qFormat="1"/>
    <w:lsdException w:name="heading 3" w:uiPriority="9" w:qFormat="1"/>
    <w:lsdException w:name="heading 4" w:uiPriority="9" w:qFormat="1"/>
    <w:lsdException w:name="heading 5" w:uiPriority="9"/>
    <w:lsdException w:name="heading 6" w:uiPriority="9"/>
    <w:lsdException w:name="heading 7" w:uiPriority="9"/>
    <w:lsdException w:name="heading 8" w:uiPriority="9"/>
    <w:lsdException w:name="heading 9" w:uiPriority="9"/>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14"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1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Title" w:uiPriority="3"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4" w:qFormat="1"/>
    <w:lsdException w:name="Salutation" w:semiHidden="1" w:unhideWhenUsed="1"/>
    <w:lsdException w:name="Date" w:semiHidden="1" w:uiPriority="1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uiPriority="2"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semiHidden="1" w:uiPriority="29" w:unhideWhenUsed="1"/>
    <w:lsdException w:name="Intense Quote" w:semiHidden="1" w:uiPriority="30"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lsdException w:name="Intense Emphasis" w:semiHidden="1" w:uiPriority="21" w:unhideWhenUsed="1"/>
    <w:lsdException w:name="Subtle Reference" w:semiHidden="1" w:uiPriority="31" w:unhideWhenUsed="1"/>
    <w:lsdException w:name="Intense Reference" w:semiHidden="1" w:uiPriority="32" w:unhideWhenUsed="1"/>
    <w:lsdException w:name="Book Title" w:semiHidden="1" w:uiPriority="33" w:unhideWhenUsed="1"/>
    <w:lsdException w:name="Bibliography" w:semiHidden="1" w:uiPriority="11"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uiPriority w:val="1"/>
    <w:qFormat/>
    <w:rsid w:val="00005E09"/>
    <w:pPr>
      <w:tabs>
        <w:tab w:val="right" w:pos="9360"/>
      </w:tabs>
      <w:spacing w:before="120" w:after="360"/>
      <w:jc w:val="both"/>
    </w:pPr>
    <w:rPr>
      <w:sz w:val="22"/>
      <w14:ligatures w14:val="standardContextual"/>
    </w:rPr>
  </w:style>
  <w:style w:type="paragraph" w:styleId="Titolo1">
    <w:name w:val="heading 1"/>
    <w:aliases w:val="H1"/>
    <w:basedOn w:val="Normale"/>
    <w:next w:val="Normale"/>
    <w:uiPriority w:val="9"/>
    <w:qFormat/>
    <w:rsid w:val="00005E09"/>
    <w:pPr>
      <w:keepNext/>
      <w:keepLines/>
      <w:spacing w:before="520" w:after="380"/>
      <w:outlineLvl w:val="0"/>
    </w:pPr>
    <w:rPr>
      <w:rFonts w:asciiTheme="majorHAnsi" w:eastAsiaTheme="majorEastAsia" w:hAnsiTheme="majorHAnsi" w:cstheme="majorBidi"/>
      <w:b/>
      <w:bCs/>
      <w:sz w:val="28"/>
      <w:szCs w:val="32"/>
    </w:rPr>
  </w:style>
  <w:style w:type="paragraph" w:styleId="Titolo2">
    <w:name w:val="heading 2"/>
    <w:aliases w:val="H2"/>
    <w:basedOn w:val="Normale"/>
    <w:next w:val="Normale"/>
    <w:uiPriority w:val="9"/>
    <w:unhideWhenUsed/>
    <w:qFormat/>
    <w:rsid w:val="00005E09"/>
    <w:pPr>
      <w:keepNext/>
      <w:keepLines/>
      <w:spacing w:before="360" w:after="120"/>
      <w:outlineLvl w:val="1"/>
    </w:pPr>
    <w:rPr>
      <w:rFonts w:asciiTheme="majorHAnsi" w:eastAsiaTheme="majorEastAsia" w:hAnsiTheme="majorHAnsi" w:cstheme="majorBidi"/>
      <w:b/>
      <w:bCs/>
      <w:sz w:val="24"/>
      <w:szCs w:val="32"/>
    </w:rPr>
  </w:style>
  <w:style w:type="paragraph" w:styleId="Titolo3">
    <w:name w:val="heading 3"/>
    <w:aliases w:val="H3"/>
    <w:basedOn w:val="Normale"/>
    <w:next w:val="Normale"/>
    <w:uiPriority w:val="9"/>
    <w:unhideWhenUsed/>
    <w:qFormat/>
    <w:rsid w:val="00CC2A4A"/>
    <w:pPr>
      <w:keepNext/>
      <w:keepLines/>
      <w:spacing w:before="360" w:after="120"/>
      <w:outlineLvl w:val="2"/>
    </w:pPr>
    <w:rPr>
      <w:rFonts w:asciiTheme="majorHAnsi" w:eastAsiaTheme="majorEastAsia" w:hAnsiTheme="majorHAnsi" w:cstheme="majorBidi"/>
      <w:b/>
      <w:bCs/>
      <w:szCs w:val="28"/>
    </w:rPr>
  </w:style>
  <w:style w:type="paragraph" w:styleId="Titolo4">
    <w:name w:val="heading 4"/>
    <w:aliases w:val="H4"/>
    <w:basedOn w:val="Normale"/>
    <w:next w:val="Normale"/>
    <w:uiPriority w:val="9"/>
    <w:unhideWhenUsed/>
    <w:qFormat/>
    <w:rsid w:val="00CC2A4A"/>
    <w:pPr>
      <w:keepNext/>
      <w:keepLines/>
      <w:spacing w:before="360" w:after="120"/>
      <w:outlineLvl w:val="3"/>
    </w:pPr>
    <w:rPr>
      <w:rFonts w:asciiTheme="majorHAnsi" w:eastAsiaTheme="majorEastAsia" w:hAnsiTheme="majorHAnsi" w:cstheme="majorBidi"/>
      <w:b/>
      <w:bCs/>
      <w:szCs w:val="22"/>
    </w:rPr>
  </w:style>
  <w:style w:type="paragraph" w:styleId="Titolo5">
    <w:name w:val="heading 5"/>
    <w:basedOn w:val="Titolo4"/>
    <w:next w:val="Normale"/>
    <w:uiPriority w:val="9"/>
    <w:semiHidden/>
    <w:unhideWhenUsed/>
    <w:rsid w:val="003909C8"/>
    <w:pPr>
      <w:outlineLvl w:val="4"/>
    </w:pPr>
  </w:style>
  <w:style w:type="paragraph" w:styleId="Titolo6">
    <w:name w:val="heading 6"/>
    <w:basedOn w:val="Titolo5"/>
    <w:next w:val="Normale"/>
    <w:uiPriority w:val="9"/>
    <w:semiHidden/>
    <w:unhideWhenUsed/>
    <w:rsid w:val="003909C8"/>
    <w:pPr>
      <w:outlineLvl w:val="5"/>
    </w:pPr>
  </w:style>
  <w:style w:type="paragraph" w:styleId="Titolo7">
    <w:name w:val="heading 7"/>
    <w:basedOn w:val="Titolo6"/>
    <w:next w:val="Normale"/>
    <w:uiPriority w:val="9"/>
    <w:semiHidden/>
    <w:unhideWhenUsed/>
    <w:rsid w:val="003909C8"/>
    <w:pPr>
      <w:outlineLvl w:val="6"/>
    </w:pPr>
  </w:style>
  <w:style w:type="paragraph" w:styleId="Titolo8">
    <w:name w:val="heading 8"/>
    <w:basedOn w:val="Titolo7"/>
    <w:next w:val="Normale"/>
    <w:uiPriority w:val="9"/>
    <w:semiHidden/>
    <w:unhideWhenUsed/>
    <w:rsid w:val="003909C8"/>
    <w:pPr>
      <w:outlineLvl w:val="7"/>
    </w:pPr>
  </w:style>
  <w:style w:type="paragraph" w:styleId="Titolo9">
    <w:name w:val="heading 9"/>
    <w:basedOn w:val="Titolo8"/>
    <w:next w:val="Normale"/>
    <w:uiPriority w:val="9"/>
    <w:semiHidden/>
    <w:unhideWhenUsed/>
    <w:rsid w:val="003909C8"/>
    <w:pPr>
      <w:outlineLvl w:val="8"/>
    </w:p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Compact">
    <w:name w:val="Compact"/>
    <w:basedOn w:val="Normale"/>
    <w:uiPriority w:val="35"/>
    <w:semiHidden/>
    <w:unhideWhenUsed/>
    <w:qFormat/>
    <w:rsid w:val="008E1CF8"/>
    <w:pPr>
      <w:spacing w:before="36" w:after="36"/>
    </w:pPr>
  </w:style>
  <w:style w:type="paragraph" w:styleId="Titolo">
    <w:name w:val="Title"/>
    <w:basedOn w:val="Normale"/>
    <w:next w:val="Normale"/>
    <w:uiPriority w:val="3"/>
    <w:qFormat/>
    <w:rsid w:val="00BF2B32"/>
    <w:pPr>
      <w:keepNext/>
      <w:keepLines/>
      <w:spacing w:before="0" w:after="0"/>
      <w:jc w:val="center"/>
    </w:pPr>
    <w:rPr>
      <w:rFonts w:asciiTheme="majorHAnsi" w:eastAsiaTheme="majorEastAsia" w:hAnsiTheme="majorHAnsi" w:cstheme="majorBidi"/>
      <w:bCs/>
      <w:sz w:val="52"/>
      <w:szCs w:val="52"/>
    </w:rPr>
  </w:style>
  <w:style w:type="paragraph" w:styleId="Sottotitolo">
    <w:name w:val="Subtitle"/>
    <w:basedOn w:val="Titolo"/>
    <w:next w:val="Normale"/>
    <w:uiPriority w:val="4"/>
    <w:qFormat/>
    <w:rsid w:val="00BF2B32"/>
    <w:rPr>
      <w:sz w:val="24"/>
      <w:szCs w:val="24"/>
    </w:rPr>
  </w:style>
  <w:style w:type="paragraph" w:customStyle="1" w:styleId="Author">
    <w:name w:val="Author"/>
    <w:next w:val="Normale"/>
    <w:uiPriority w:val="10"/>
    <w:qFormat/>
    <w:rsid w:val="00B955E5"/>
    <w:pPr>
      <w:keepNext/>
      <w:keepLines/>
      <w:contextualSpacing/>
      <w:jc w:val="center"/>
    </w:pPr>
  </w:style>
  <w:style w:type="paragraph" w:styleId="Data">
    <w:name w:val="Date"/>
    <w:next w:val="Normale"/>
    <w:link w:val="DataCarattere"/>
    <w:uiPriority w:val="10"/>
    <w:qFormat/>
    <w:pPr>
      <w:keepNext/>
      <w:keepLines/>
      <w:jc w:val="center"/>
    </w:pPr>
  </w:style>
  <w:style w:type="paragraph" w:customStyle="1" w:styleId="Abstract">
    <w:name w:val="Abstract"/>
    <w:basedOn w:val="Normale"/>
    <w:uiPriority w:val="6"/>
    <w:rsid w:val="00891B45"/>
    <w:pPr>
      <w:keepNext/>
      <w:keepLines/>
      <w:spacing w:after="120"/>
      <w:ind w:left="547" w:right="547" w:firstLine="274"/>
      <w:contextualSpacing/>
    </w:pPr>
    <w:rPr>
      <w:sz w:val="20"/>
      <w:szCs w:val="20"/>
    </w:rPr>
  </w:style>
  <w:style w:type="paragraph" w:styleId="Bibliografia">
    <w:name w:val="Bibliography"/>
    <w:basedOn w:val="Normale"/>
    <w:uiPriority w:val="11"/>
    <w:qFormat/>
    <w:rsid w:val="00F95255"/>
    <w:pPr>
      <w:numPr>
        <w:numId w:val="12"/>
      </w:numPr>
      <w:ind w:left="360"/>
    </w:pPr>
  </w:style>
  <w:style w:type="paragraph" w:styleId="Testodelblocco">
    <w:name w:val="Block Text"/>
    <w:basedOn w:val="Normale"/>
    <w:next w:val="Normale"/>
    <w:uiPriority w:val="9"/>
    <w:semiHidden/>
    <w:unhideWhenUsed/>
    <w:qFormat/>
    <w:rsid w:val="008E1CF8"/>
    <w:pPr>
      <w:spacing w:before="100" w:after="100"/>
    </w:pPr>
    <w:rPr>
      <w:rFonts w:asciiTheme="majorHAnsi" w:eastAsiaTheme="majorEastAsia" w:hAnsiTheme="majorHAnsi" w:cstheme="majorBidi"/>
      <w:bCs/>
      <w:sz w:val="20"/>
      <w:szCs w:val="20"/>
    </w:rPr>
  </w:style>
  <w:style w:type="paragraph" w:styleId="Testonotaapidipagina">
    <w:name w:val="footnote text"/>
    <w:basedOn w:val="Normale"/>
    <w:uiPriority w:val="9"/>
    <w:rsid w:val="00892550"/>
    <w:pPr>
      <w:spacing w:before="0" w:after="0"/>
      <w:ind w:left="180"/>
    </w:pPr>
    <w:rPr>
      <w:sz w:val="16"/>
    </w:rPr>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e"/>
    <w:next w:val="Definition"/>
    <w:uiPriority w:val="18"/>
    <w:semiHidden/>
    <w:unhideWhenUsed/>
    <w:pPr>
      <w:keepNext/>
      <w:keepLines/>
      <w:spacing w:after="0"/>
    </w:pPr>
    <w:rPr>
      <w:b/>
    </w:rPr>
  </w:style>
  <w:style w:type="paragraph" w:customStyle="1" w:styleId="Definition">
    <w:name w:val="Definition"/>
    <w:basedOn w:val="Normale"/>
    <w:uiPriority w:val="18"/>
    <w:semiHidden/>
    <w:unhideWhenUsed/>
  </w:style>
  <w:style w:type="paragraph" w:styleId="Didascalia">
    <w:name w:val="caption"/>
    <w:basedOn w:val="Normale"/>
    <w:link w:val="DidascaliaCarattere"/>
    <w:uiPriority w:val="14"/>
    <w:rsid w:val="003E2C91"/>
    <w:pPr>
      <w:spacing w:before="0"/>
      <w:jc w:val="center"/>
    </w:pPr>
    <w:rPr>
      <w:sz w:val="20"/>
    </w:rPr>
  </w:style>
  <w:style w:type="paragraph" w:customStyle="1" w:styleId="TableCaption">
    <w:name w:val="Table Caption"/>
    <w:basedOn w:val="Didascalia"/>
    <w:uiPriority w:val="16"/>
    <w:semiHidden/>
    <w:unhideWhenUsed/>
    <w:pPr>
      <w:keepNext/>
    </w:pPr>
  </w:style>
  <w:style w:type="paragraph" w:customStyle="1" w:styleId="ImageCaption">
    <w:name w:val="Image Caption"/>
    <w:basedOn w:val="Didascalia"/>
    <w:uiPriority w:val="16"/>
    <w:semiHidden/>
    <w:unhideWhenUsed/>
  </w:style>
  <w:style w:type="paragraph" w:customStyle="1" w:styleId="Figure">
    <w:name w:val="Figure"/>
    <w:basedOn w:val="Normale"/>
    <w:uiPriority w:val="17"/>
    <w:semiHidden/>
    <w:unhideWhenUsed/>
  </w:style>
  <w:style w:type="paragraph" w:customStyle="1" w:styleId="CaptionedFigure">
    <w:name w:val="Captioned Figure"/>
    <w:basedOn w:val="Figure"/>
    <w:uiPriority w:val="15"/>
    <w:rsid w:val="004F2788"/>
    <w:pPr>
      <w:keepNext/>
      <w:spacing w:before="480"/>
      <w:jc w:val="center"/>
    </w:pPr>
    <w:rPr>
      <w:noProof/>
    </w:rPr>
  </w:style>
  <w:style w:type="character" w:customStyle="1" w:styleId="DidascaliaCarattere">
    <w:name w:val="Didascalia Carattere"/>
    <w:basedOn w:val="Carpredefinitoparagrafo"/>
    <w:link w:val="Didascalia"/>
    <w:uiPriority w:val="14"/>
    <w:unhideWhenUsed/>
    <w:rsid w:val="003E2C91"/>
    <w:rPr>
      <w:sz w:val="20"/>
      <w14:ligatures w14:val="standardContextual"/>
    </w:rPr>
  </w:style>
  <w:style w:type="character" w:customStyle="1" w:styleId="VerbatimChar">
    <w:name w:val="Verbatim Char"/>
    <w:basedOn w:val="DidascaliaCarattere"/>
    <w:link w:val="SourceCode"/>
    <w:uiPriority w:val="7"/>
    <w:rsid w:val="00005E09"/>
    <w:rPr>
      <w:rFonts w:ascii="LM Mono 10" w:hAnsi="LM Mono 10"/>
      <w:noProof/>
      <w:sz w:val="22"/>
      <w14:ligatures w14:val="standardContextual"/>
    </w:rPr>
  </w:style>
  <w:style w:type="character" w:styleId="Rimandonotaapidipagina">
    <w:name w:val="footnote reference"/>
    <w:uiPriority w:val="11"/>
    <w:unhideWhenUsed/>
    <w:rsid w:val="008E1CF8"/>
    <w:rPr>
      <w:vertAlign w:val="superscript"/>
      <w14:ligatures w14:val="standardContextual"/>
    </w:rPr>
  </w:style>
  <w:style w:type="character" w:styleId="Collegamentoipertestuale">
    <w:name w:val="Hyperlink"/>
    <w:basedOn w:val="DidascaliaCarattere"/>
    <w:uiPriority w:val="99"/>
    <w:unhideWhenUsed/>
    <w:rsid w:val="00B97119"/>
    <w:rPr>
      <w:color w:val="auto"/>
      <w:sz w:val="22"/>
      <w14:ligatures w14:val="standardContextual"/>
    </w:rPr>
  </w:style>
  <w:style w:type="paragraph" w:styleId="Titolosommario">
    <w:name w:val="TOC Heading"/>
    <w:basedOn w:val="Titolo1"/>
    <w:next w:val="Normale"/>
    <w:uiPriority w:val="39"/>
    <w:semiHidden/>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e"/>
    <w:link w:val="VerbatimChar"/>
    <w:uiPriority w:val="7"/>
    <w:qFormat/>
    <w:rsid w:val="00005E09"/>
    <w:pPr>
      <w:tabs>
        <w:tab w:val="clear" w:pos="9360"/>
        <w:tab w:val="left" w:pos="468"/>
        <w:tab w:val="left" w:pos="927"/>
        <w:tab w:val="left" w:pos="1395"/>
        <w:tab w:val="left" w:pos="1845"/>
        <w:tab w:val="left" w:pos="2322"/>
      </w:tabs>
      <w:wordWrap w:val="0"/>
      <w:contextualSpacing/>
      <w:jc w:val="left"/>
    </w:pPr>
    <w:rPr>
      <w:rFonts w:ascii="LM Mono 10" w:hAnsi="LM Mono 10"/>
      <w:noProof/>
    </w:rPr>
  </w:style>
  <w:style w:type="character" w:styleId="Collegamentovisitato">
    <w:name w:val="FollowedHyperlink"/>
    <w:basedOn w:val="Carpredefinitoparagrafo"/>
    <w:uiPriority w:val="99"/>
    <w:semiHidden/>
    <w:unhideWhenUsed/>
    <w:rsid w:val="00B97119"/>
    <w:rPr>
      <w:color w:val="000000" w:themeColor="followedHyperlink"/>
      <w:u w:val="none"/>
    </w:rPr>
  </w:style>
  <w:style w:type="paragraph" w:styleId="Intestazione">
    <w:name w:val="header"/>
    <w:basedOn w:val="Normale"/>
    <w:link w:val="IntestazioneCarattere"/>
    <w:uiPriority w:val="99"/>
    <w:semiHidden/>
    <w:rsid w:val="00B955E5"/>
    <w:pPr>
      <w:tabs>
        <w:tab w:val="center" w:pos="4680"/>
      </w:tabs>
      <w:spacing w:after="0"/>
    </w:pPr>
  </w:style>
  <w:style w:type="character" w:customStyle="1" w:styleId="IntestazioneCarattere">
    <w:name w:val="Intestazione Carattere"/>
    <w:basedOn w:val="Carpredefinitoparagrafo"/>
    <w:link w:val="Intestazione"/>
    <w:uiPriority w:val="99"/>
    <w:semiHidden/>
    <w:unhideWhenUsed/>
    <w:rsid w:val="00E675E4"/>
    <w:rPr>
      <w:sz w:val="22"/>
      <w14:ligatures w14:val="standardContextual"/>
    </w:rPr>
  </w:style>
  <w:style w:type="paragraph" w:styleId="Pidipagina">
    <w:name w:val="footer"/>
    <w:basedOn w:val="Normale"/>
    <w:link w:val="PidipaginaCarattere"/>
    <w:uiPriority w:val="99"/>
    <w:semiHidden/>
    <w:rsid w:val="00B955E5"/>
    <w:pPr>
      <w:tabs>
        <w:tab w:val="center" w:pos="4680"/>
      </w:tabs>
      <w:spacing w:after="0"/>
    </w:pPr>
  </w:style>
  <w:style w:type="character" w:customStyle="1" w:styleId="PidipaginaCarattere">
    <w:name w:val="Piè di pagina Carattere"/>
    <w:basedOn w:val="Carpredefinitoparagrafo"/>
    <w:link w:val="Pidipagina"/>
    <w:uiPriority w:val="99"/>
    <w:semiHidden/>
    <w:unhideWhenUsed/>
    <w:rsid w:val="00E675E4"/>
    <w:rPr>
      <w:sz w:val="22"/>
      <w14:ligatures w14:val="standardContextual"/>
    </w:rPr>
  </w:style>
  <w:style w:type="character" w:customStyle="1" w:styleId="DataCarattere">
    <w:name w:val="Data Carattere"/>
    <w:basedOn w:val="Carpredefinitoparagrafo"/>
    <w:link w:val="Data"/>
    <w:uiPriority w:val="99"/>
    <w:semiHidden/>
    <w:unhideWhenUsed/>
    <w:rsid w:val="00B955E5"/>
  </w:style>
  <w:style w:type="paragraph" w:styleId="Paragrafoelenco">
    <w:name w:val="List Paragraph"/>
    <w:basedOn w:val="Normale"/>
    <w:uiPriority w:val="34"/>
    <w:unhideWhenUsed/>
    <w:rsid w:val="00005E09"/>
    <w:pPr>
      <w:tabs>
        <w:tab w:val="clear" w:pos="9360"/>
      </w:tabs>
      <w:spacing w:after="120"/>
      <w:ind w:left="720"/>
    </w:pPr>
  </w:style>
  <w:style w:type="character" w:styleId="Testosegnaposto">
    <w:name w:val="Placeholder Text"/>
    <w:basedOn w:val="Carpredefinitoparagrafo"/>
    <w:uiPriority w:val="99"/>
    <w:unhideWhenUsed/>
    <w:rsid w:val="00A32984"/>
    <w:rPr>
      <w:color w:val="808080"/>
    </w:rPr>
  </w:style>
  <w:style w:type="paragraph" w:styleId="Puntoelenco">
    <w:name w:val="List Bullet"/>
    <w:basedOn w:val="Paragrafoelenco"/>
    <w:uiPriority w:val="99"/>
    <w:semiHidden/>
    <w:unhideWhenUsed/>
    <w:rsid w:val="00C84A08"/>
    <w:pPr>
      <w:numPr>
        <w:numId w:val="1"/>
      </w:numPr>
    </w:pPr>
  </w:style>
  <w:style w:type="paragraph" w:styleId="Puntoelenco2">
    <w:name w:val="List Bullet 2"/>
    <w:basedOn w:val="Normale"/>
    <w:uiPriority w:val="99"/>
    <w:semiHidden/>
    <w:unhideWhenUsed/>
    <w:rsid w:val="004C02A9"/>
    <w:pPr>
      <w:numPr>
        <w:numId w:val="2"/>
      </w:numPr>
      <w:contextualSpacing/>
    </w:pPr>
  </w:style>
  <w:style w:type="paragraph" w:styleId="Puntoelenco3">
    <w:name w:val="List Bullet 3"/>
    <w:basedOn w:val="Normale"/>
    <w:uiPriority w:val="99"/>
    <w:semiHidden/>
    <w:unhideWhenUsed/>
    <w:rsid w:val="004C02A9"/>
    <w:pPr>
      <w:numPr>
        <w:numId w:val="3"/>
      </w:numPr>
      <w:contextualSpacing/>
    </w:pPr>
  </w:style>
  <w:style w:type="paragraph" w:styleId="Puntoelenco4">
    <w:name w:val="List Bullet 4"/>
    <w:basedOn w:val="Normale"/>
    <w:uiPriority w:val="99"/>
    <w:semiHidden/>
    <w:unhideWhenUsed/>
    <w:rsid w:val="004C02A9"/>
    <w:pPr>
      <w:numPr>
        <w:numId w:val="4"/>
      </w:numPr>
      <w:contextualSpacing/>
    </w:pPr>
  </w:style>
  <w:style w:type="paragraph" w:styleId="Puntoelenco5">
    <w:name w:val="List Bullet 5"/>
    <w:basedOn w:val="Normale"/>
    <w:uiPriority w:val="99"/>
    <w:semiHidden/>
    <w:unhideWhenUsed/>
    <w:rsid w:val="004C02A9"/>
    <w:pPr>
      <w:numPr>
        <w:numId w:val="5"/>
      </w:numPr>
      <w:contextualSpacing/>
    </w:pPr>
  </w:style>
  <w:style w:type="paragraph" w:styleId="Elencocontinua">
    <w:name w:val="List Continue"/>
    <w:basedOn w:val="Normale"/>
    <w:uiPriority w:val="99"/>
    <w:semiHidden/>
    <w:unhideWhenUsed/>
    <w:rsid w:val="004C02A9"/>
    <w:pPr>
      <w:spacing w:after="120"/>
      <w:ind w:left="360"/>
      <w:contextualSpacing/>
    </w:pPr>
  </w:style>
  <w:style w:type="paragraph" w:styleId="Elencocontinua2">
    <w:name w:val="List Continue 2"/>
    <w:basedOn w:val="Normale"/>
    <w:uiPriority w:val="99"/>
    <w:semiHidden/>
    <w:unhideWhenUsed/>
    <w:rsid w:val="004C02A9"/>
    <w:pPr>
      <w:spacing w:after="120"/>
      <w:ind w:left="720"/>
      <w:contextualSpacing/>
    </w:pPr>
  </w:style>
  <w:style w:type="paragraph" w:styleId="Elencocontinua3">
    <w:name w:val="List Continue 3"/>
    <w:basedOn w:val="Normale"/>
    <w:uiPriority w:val="99"/>
    <w:semiHidden/>
    <w:unhideWhenUsed/>
    <w:rsid w:val="004C02A9"/>
    <w:pPr>
      <w:spacing w:after="120"/>
      <w:ind w:left="1080"/>
      <w:contextualSpacing/>
    </w:pPr>
  </w:style>
  <w:style w:type="paragraph" w:styleId="Elencocontinua4">
    <w:name w:val="List Continue 4"/>
    <w:basedOn w:val="Normale"/>
    <w:uiPriority w:val="99"/>
    <w:semiHidden/>
    <w:unhideWhenUsed/>
    <w:rsid w:val="004C02A9"/>
    <w:pPr>
      <w:spacing w:after="120"/>
      <w:ind w:left="1440"/>
      <w:contextualSpacing/>
    </w:pPr>
  </w:style>
  <w:style w:type="paragraph" w:styleId="Elencocontinua5">
    <w:name w:val="List Continue 5"/>
    <w:basedOn w:val="Normale"/>
    <w:uiPriority w:val="99"/>
    <w:semiHidden/>
    <w:unhideWhenUsed/>
    <w:rsid w:val="004C02A9"/>
    <w:pPr>
      <w:spacing w:after="120"/>
      <w:ind w:left="1800"/>
      <w:contextualSpacing/>
    </w:pPr>
  </w:style>
  <w:style w:type="paragraph" w:styleId="Numeroelenco">
    <w:name w:val="List Number"/>
    <w:basedOn w:val="Normale"/>
    <w:uiPriority w:val="99"/>
    <w:semiHidden/>
    <w:unhideWhenUsed/>
    <w:rsid w:val="004C02A9"/>
    <w:pPr>
      <w:numPr>
        <w:numId w:val="6"/>
      </w:numPr>
      <w:contextualSpacing/>
    </w:pPr>
  </w:style>
  <w:style w:type="paragraph" w:styleId="Numeroelenco2">
    <w:name w:val="List Number 2"/>
    <w:basedOn w:val="Normale"/>
    <w:uiPriority w:val="99"/>
    <w:semiHidden/>
    <w:unhideWhenUsed/>
    <w:rsid w:val="004C02A9"/>
    <w:pPr>
      <w:numPr>
        <w:numId w:val="7"/>
      </w:numPr>
      <w:contextualSpacing/>
    </w:pPr>
  </w:style>
  <w:style w:type="paragraph" w:styleId="Numeroelenco3">
    <w:name w:val="List Number 3"/>
    <w:basedOn w:val="Normale"/>
    <w:uiPriority w:val="99"/>
    <w:semiHidden/>
    <w:unhideWhenUsed/>
    <w:rsid w:val="004C02A9"/>
    <w:pPr>
      <w:numPr>
        <w:numId w:val="8"/>
      </w:numPr>
      <w:contextualSpacing/>
    </w:pPr>
  </w:style>
  <w:style w:type="paragraph" w:styleId="Numeroelenco4">
    <w:name w:val="List Number 4"/>
    <w:basedOn w:val="Normale"/>
    <w:uiPriority w:val="99"/>
    <w:semiHidden/>
    <w:unhideWhenUsed/>
    <w:rsid w:val="004C02A9"/>
    <w:pPr>
      <w:numPr>
        <w:numId w:val="9"/>
      </w:numPr>
      <w:contextualSpacing/>
    </w:pPr>
  </w:style>
  <w:style w:type="paragraph" w:styleId="Numeroelenco5">
    <w:name w:val="List Number 5"/>
    <w:basedOn w:val="Normale"/>
    <w:uiPriority w:val="99"/>
    <w:semiHidden/>
    <w:unhideWhenUsed/>
    <w:rsid w:val="004C02A9"/>
    <w:pPr>
      <w:numPr>
        <w:numId w:val="10"/>
      </w:numPr>
      <w:contextualSpacing/>
    </w:pPr>
  </w:style>
  <w:style w:type="paragraph" w:styleId="Testomacro">
    <w:name w:val="macro"/>
    <w:link w:val="TestomacroCarattere"/>
    <w:uiPriority w:val="99"/>
    <w:semiHidden/>
    <w:unhideWhenUsed/>
    <w:rsid w:val="004C02A9"/>
    <w:pPr>
      <w:tabs>
        <w:tab w:val="left" w:pos="480"/>
        <w:tab w:val="left" w:pos="960"/>
        <w:tab w:val="left" w:pos="1440"/>
        <w:tab w:val="left" w:pos="1920"/>
        <w:tab w:val="left" w:pos="2400"/>
        <w:tab w:val="left" w:pos="2880"/>
        <w:tab w:val="left" w:pos="3360"/>
        <w:tab w:val="left" w:pos="3840"/>
        <w:tab w:val="left" w:pos="4320"/>
      </w:tabs>
      <w:spacing w:before="180" w:after="0" w:line="204" w:lineRule="auto"/>
      <w:jc w:val="both"/>
    </w:pPr>
    <w:rPr>
      <w:rFonts w:ascii="LM Mono 10" w:hAnsi="LM Mono 10"/>
      <w:sz w:val="20"/>
      <w:szCs w:val="20"/>
      <w14:ligatures w14:val="standardContextual"/>
    </w:rPr>
  </w:style>
  <w:style w:type="character" w:customStyle="1" w:styleId="TestomacroCarattere">
    <w:name w:val="Testo macro Carattere"/>
    <w:basedOn w:val="Carpredefinitoparagrafo"/>
    <w:link w:val="Testomacro"/>
    <w:uiPriority w:val="99"/>
    <w:semiHidden/>
    <w:unhideWhenUsed/>
    <w:rsid w:val="004C02A9"/>
    <w:rPr>
      <w:rFonts w:ascii="LM Mono 10" w:hAnsi="LM Mono 10"/>
      <w:sz w:val="20"/>
      <w:szCs w:val="20"/>
      <w14:ligatures w14:val="standardContextual"/>
    </w:rPr>
  </w:style>
  <w:style w:type="paragraph" w:styleId="Elenco">
    <w:name w:val="List"/>
    <w:basedOn w:val="Normale"/>
    <w:uiPriority w:val="99"/>
    <w:semiHidden/>
    <w:unhideWhenUsed/>
    <w:rsid w:val="004C02A9"/>
    <w:pPr>
      <w:ind w:left="360" w:hanging="360"/>
      <w:contextualSpacing/>
    </w:pPr>
  </w:style>
  <w:style w:type="paragraph" w:styleId="Elenco2">
    <w:name w:val="List 2"/>
    <w:basedOn w:val="Normale"/>
    <w:uiPriority w:val="99"/>
    <w:semiHidden/>
    <w:unhideWhenUsed/>
    <w:rsid w:val="004C02A9"/>
    <w:pPr>
      <w:ind w:left="720" w:hanging="360"/>
      <w:contextualSpacing/>
    </w:pPr>
  </w:style>
  <w:style w:type="paragraph" w:styleId="Elenco3">
    <w:name w:val="List 3"/>
    <w:basedOn w:val="Normale"/>
    <w:uiPriority w:val="99"/>
    <w:semiHidden/>
    <w:unhideWhenUsed/>
    <w:rsid w:val="004C02A9"/>
    <w:pPr>
      <w:ind w:left="1080" w:hanging="360"/>
      <w:contextualSpacing/>
    </w:pPr>
  </w:style>
  <w:style w:type="paragraph" w:styleId="Elenco4">
    <w:name w:val="List 4"/>
    <w:basedOn w:val="Normale"/>
    <w:uiPriority w:val="99"/>
    <w:semiHidden/>
    <w:unhideWhenUsed/>
    <w:rsid w:val="004C02A9"/>
    <w:pPr>
      <w:ind w:left="1440" w:hanging="360"/>
      <w:contextualSpacing/>
    </w:pPr>
  </w:style>
  <w:style w:type="paragraph" w:styleId="Elenco5">
    <w:name w:val="List 5"/>
    <w:basedOn w:val="Normale"/>
    <w:uiPriority w:val="99"/>
    <w:semiHidden/>
    <w:unhideWhenUsed/>
    <w:rsid w:val="004C02A9"/>
    <w:pPr>
      <w:ind w:left="1800" w:hanging="360"/>
      <w:contextualSpacing/>
    </w:pPr>
  </w:style>
  <w:style w:type="character" w:styleId="Numeroriga">
    <w:name w:val="line number"/>
    <w:basedOn w:val="Carpredefinitoparagrafo"/>
    <w:uiPriority w:val="99"/>
    <w:semiHidden/>
    <w:unhideWhenUsed/>
    <w:rsid w:val="004C02A9"/>
  </w:style>
  <w:style w:type="paragraph" w:styleId="Nessunaspaziatura">
    <w:name w:val="No Spacing"/>
    <w:uiPriority w:val="2"/>
    <w:qFormat/>
    <w:rsid w:val="00882F9C"/>
    <w:pPr>
      <w:tabs>
        <w:tab w:val="right" w:pos="7200"/>
      </w:tabs>
      <w:spacing w:after="0"/>
      <w:jc w:val="both"/>
    </w:pPr>
    <w:rPr>
      <w:sz w:val="22"/>
      <w14:ligatures w14:val="standardContextual"/>
    </w:rPr>
  </w:style>
  <w:style w:type="table" w:styleId="Grigliatabella">
    <w:name w:val="Table Grid"/>
    <w:basedOn w:val="Tabellanormale"/>
    <w:uiPriority w:val="39"/>
    <w:rsid w:val="00074843"/>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nlineCode">
    <w:name w:val="Inline Code"/>
    <w:basedOn w:val="VerbatimChar"/>
    <w:uiPriority w:val="6"/>
    <w:qFormat/>
    <w:rsid w:val="00E017CE"/>
    <w:rPr>
      <w:rFonts w:ascii="LM Mono 10" w:hAnsi="LM Mono 10"/>
      <w:noProof/>
      <w:sz w:val="22"/>
      <w14:ligatures w14:val="standardContextual"/>
    </w:rPr>
  </w:style>
  <w:style w:type="paragraph" w:customStyle="1" w:styleId="AbstractTitle">
    <w:name w:val="Abstract Title"/>
    <w:basedOn w:val="Normale"/>
    <w:next w:val="Abstract"/>
    <w:link w:val="AbstractTitleChar"/>
    <w:uiPriority w:val="5"/>
    <w:qFormat/>
    <w:rsid w:val="00E675E4"/>
    <w:pPr>
      <w:spacing w:after="120"/>
      <w:jc w:val="center"/>
    </w:pPr>
    <w:rPr>
      <w:b/>
      <w:sz w:val="20"/>
    </w:rPr>
  </w:style>
  <w:style w:type="character" w:customStyle="1" w:styleId="AbstractTitleChar">
    <w:name w:val="Abstract Title Char"/>
    <w:basedOn w:val="Carpredefinitoparagrafo"/>
    <w:link w:val="AbstractTitle"/>
    <w:uiPriority w:val="5"/>
    <w:rsid w:val="00891B45"/>
    <w:rPr>
      <w:b/>
      <w:sz w:val="20"/>
      <w14:ligatures w14:val="standardContextual"/>
    </w:rPr>
  </w:style>
  <w:style w:type="paragraph" w:styleId="Testonotadichiusura">
    <w:name w:val="endnote text"/>
    <w:basedOn w:val="Normale"/>
    <w:link w:val="TestonotadichiusuraCarattere"/>
    <w:uiPriority w:val="99"/>
    <w:semiHidden/>
    <w:unhideWhenUsed/>
    <w:rsid w:val="000400AC"/>
    <w:pPr>
      <w:spacing w:before="0" w:after="0"/>
    </w:pPr>
    <w:rPr>
      <w:sz w:val="20"/>
      <w:szCs w:val="20"/>
    </w:rPr>
  </w:style>
  <w:style w:type="character" w:customStyle="1" w:styleId="TestonotadichiusuraCarattere">
    <w:name w:val="Testo nota di chiusura Carattere"/>
    <w:basedOn w:val="Carpredefinitoparagrafo"/>
    <w:link w:val="Testonotadichiusura"/>
    <w:uiPriority w:val="99"/>
    <w:semiHidden/>
    <w:rsid w:val="000400AC"/>
    <w:rPr>
      <w:sz w:val="20"/>
      <w:szCs w:val="20"/>
      <w14:ligatures w14:val="standardContextual"/>
    </w:rPr>
  </w:style>
  <w:style w:type="character" w:styleId="Rimandonotadichiusura">
    <w:name w:val="endnote reference"/>
    <w:basedOn w:val="Carpredefinitoparagrafo"/>
    <w:uiPriority w:val="99"/>
    <w:semiHidden/>
    <w:unhideWhenUsed/>
    <w:rsid w:val="000400AC"/>
    <w:rPr>
      <w:vertAlign w:val="superscript"/>
    </w:rPr>
  </w:style>
  <w:style w:type="character" w:customStyle="1" w:styleId="Proof">
    <w:name w:val="Proof"/>
    <w:basedOn w:val="Carpredefinitoparagrafo"/>
    <w:uiPriority w:val="11"/>
    <w:qFormat/>
    <w:rsid w:val="005E3CD7"/>
    <w:rPr>
      <w:i/>
    </w:rPr>
  </w:style>
  <w:style w:type="paragraph" w:styleId="Testofumetto">
    <w:name w:val="Balloon Text"/>
    <w:basedOn w:val="Normale"/>
    <w:link w:val="TestofumettoCarattere"/>
    <w:uiPriority w:val="99"/>
    <w:semiHidden/>
    <w:unhideWhenUsed/>
    <w:rsid w:val="00B21E27"/>
    <w:pPr>
      <w:spacing w:before="0" w:after="0"/>
    </w:pPr>
    <w:rPr>
      <w:rFonts w:ascii="Segoe UI" w:hAnsi="Segoe UI" w:cs="Segoe UI"/>
      <w:sz w:val="18"/>
      <w:szCs w:val="18"/>
    </w:rPr>
  </w:style>
  <w:style w:type="character" w:customStyle="1" w:styleId="TestofumettoCarattere">
    <w:name w:val="Testo fumetto Carattere"/>
    <w:basedOn w:val="Carpredefinitoparagrafo"/>
    <w:link w:val="Testofumetto"/>
    <w:uiPriority w:val="99"/>
    <w:semiHidden/>
    <w:rsid w:val="00B21E27"/>
    <w:rPr>
      <w:rFonts w:ascii="Segoe UI" w:hAnsi="Segoe UI" w:cs="Segoe UI"/>
      <w:sz w:val="18"/>
      <w:szCs w:val="18"/>
      <w14:ligatures w14:val="standardContextual"/>
    </w:rPr>
  </w:style>
  <w:style w:type="character" w:styleId="Menzionenonrisolta">
    <w:name w:val="Unresolved Mention"/>
    <w:basedOn w:val="Carpredefinitoparagrafo"/>
    <w:uiPriority w:val="99"/>
    <w:semiHidden/>
    <w:unhideWhenUsed/>
    <w:rsid w:val="00F44C0B"/>
    <w:rPr>
      <w:color w:val="808080"/>
      <w:shd w:val="clear" w:color="auto" w:fill="E6E6E6"/>
    </w:rPr>
  </w:style>
  <w:style w:type="table" w:styleId="Tabellasemplice-1">
    <w:name w:val="Plain Table 1"/>
    <w:basedOn w:val="Tabellanormale"/>
    <w:uiPriority w:val="41"/>
    <w:rsid w:val="002345B1"/>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Rimandocommento">
    <w:name w:val="annotation reference"/>
    <w:basedOn w:val="Carpredefinitoparagrafo"/>
    <w:uiPriority w:val="99"/>
    <w:semiHidden/>
    <w:unhideWhenUsed/>
    <w:rsid w:val="000D4A65"/>
    <w:rPr>
      <w:sz w:val="16"/>
      <w:szCs w:val="16"/>
    </w:rPr>
  </w:style>
  <w:style w:type="paragraph" w:styleId="Testocommento">
    <w:name w:val="annotation text"/>
    <w:basedOn w:val="Normale"/>
    <w:link w:val="TestocommentoCarattere"/>
    <w:uiPriority w:val="99"/>
    <w:semiHidden/>
    <w:unhideWhenUsed/>
    <w:rsid w:val="000D4A65"/>
    <w:rPr>
      <w:sz w:val="20"/>
      <w:szCs w:val="20"/>
    </w:rPr>
  </w:style>
  <w:style w:type="character" w:customStyle="1" w:styleId="TestocommentoCarattere">
    <w:name w:val="Testo commento Carattere"/>
    <w:basedOn w:val="Carpredefinitoparagrafo"/>
    <w:link w:val="Testocommento"/>
    <w:uiPriority w:val="99"/>
    <w:semiHidden/>
    <w:rsid w:val="000D4A65"/>
    <w:rPr>
      <w:sz w:val="20"/>
      <w:szCs w:val="20"/>
      <w14:ligatures w14:val="standardContextual"/>
    </w:rPr>
  </w:style>
  <w:style w:type="paragraph" w:styleId="Soggettocommento">
    <w:name w:val="annotation subject"/>
    <w:basedOn w:val="Testocommento"/>
    <w:next w:val="Testocommento"/>
    <w:link w:val="SoggettocommentoCarattere"/>
    <w:uiPriority w:val="99"/>
    <w:semiHidden/>
    <w:unhideWhenUsed/>
    <w:rsid w:val="000D4A65"/>
    <w:rPr>
      <w:b/>
      <w:bCs/>
    </w:rPr>
  </w:style>
  <w:style w:type="character" w:customStyle="1" w:styleId="SoggettocommentoCarattere">
    <w:name w:val="Soggetto commento Carattere"/>
    <w:basedOn w:val="TestocommentoCarattere"/>
    <w:link w:val="Soggettocommento"/>
    <w:uiPriority w:val="99"/>
    <w:semiHidden/>
    <w:rsid w:val="000D4A65"/>
    <w:rPr>
      <w:b/>
      <w:bCs/>
      <w:sz w:val="20"/>
      <w:szCs w:val="20"/>
      <w14:ligatures w14:val="standardContextual"/>
    </w:rPr>
  </w:style>
  <w:style w:type="numbering" w:customStyle="1" w:styleId="Enumerate">
    <w:name w:val="Enumerate"/>
    <w:uiPriority w:val="19"/>
    <w:rsid w:val="004C7CC0"/>
    <w:pPr>
      <w:numPr>
        <w:numId w:val="22"/>
      </w:numPr>
    </w:pPr>
  </w:style>
  <w:style w:type="numbering" w:customStyle="1" w:styleId="Itemize">
    <w:name w:val="Itemize"/>
    <w:uiPriority w:val="19"/>
    <w:rsid w:val="00923E96"/>
    <w:pPr>
      <w:numPr>
        <w:numId w:val="30"/>
      </w:numPr>
    </w:pPr>
  </w:style>
  <w:style w:type="character" w:styleId="CodiceHTML">
    <w:name w:val="HTML Code"/>
    <w:basedOn w:val="Carpredefinitoparagrafo"/>
    <w:uiPriority w:val="99"/>
    <w:semiHidden/>
    <w:unhideWhenUsed/>
    <w:rsid w:val="007F3D52"/>
    <w:rPr>
      <w:rFonts w:ascii="Courier New" w:eastAsia="Times New Roman" w:hAnsi="Courier New" w:cs="Courier New"/>
      <w:sz w:val="20"/>
      <w:szCs w:val="20"/>
    </w:rPr>
  </w:style>
  <w:style w:type="character" w:styleId="Enfasicorsivo">
    <w:name w:val="Emphasis"/>
    <w:basedOn w:val="Carpredefinitoparagrafo"/>
    <w:uiPriority w:val="20"/>
    <w:qFormat/>
    <w:rsid w:val="007F3D52"/>
    <w:rPr>
      <w:i/>
      <w:iCs/>
    </w:rPr>
  </w:style>
  <w:style w:type="paragraph" w:styleId="NormaleWeb">
    <w:name w:val="Normal (Web)"/>
    <w:basedOn w:val="Normale"/>
    <w:uiPriority w:val="99"/>
    <w:semiHidden/>
    <w:unhideWhenUsed/>
    <w:rsid w:val="003B01AF"/>
    <w:rPr>
      <w:rFonts w:ascii="Times New Roman" w:hAnsi="Times New Roman" w:cs="Times New Roman"/>
      <w:sz w:val="24"/>
    </w:rPr>
  </w:style>
  <w:style w:type="paragraph" w:styleId="PreformattatoHTML">
    <w:name w:val="HTML Preformatted"/>
    <w:basedOn w:val="Normale"/>
    <w:link w:val="PreformattatoHTMLCarattere"/>
    <w:uiPriority w:val="99"/>
    <w:semiHidden/>
    <w:unhideWhenUsed/>
    <w:rsid w:val="003944AA"/>
    <w:pPr>
      <w:tabs>
        <w:tab w:val="clear" w:pos="93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jc w:val="left"/>
    </w:pPr>
    <w:rPr>
      <w:rFonts w:ascii="Courier New" w:eastAsia="Times New Roman" w:hAnsi="Courier New" w:cs="Courier New"/>
      <w:sz w:val="20"/>
      <w:szCs w:val="20"/>
      <w14:ligatures w14:val="none"/>
    </w:rPr>
  </w:style>
  <w:style w:type="character" w:customStyle="1" w:styleId="PreformattatoHTMLCarattere">
    <w:name w:val="Preformattato HTML Carattere"/>
    <w:basedOn w:val="Carpredefinitoparagrafo"/>
    <w:link w:val="PreformattatoHTML"/>
    <w:uiPriority w:val="99"/>
    <w:semiHidden/>
    <w:rsid w:val="003944AA"/>
    <w:rPr>
      <w:rFonts w:ascii="Courier New" w:eastAsia="Times New Roman" w:hAnsi="Courier New" w:cs="Courier New"/>
      <w:sz w:val="20"/>
      <w:szCs w:val="20"/>
    </w:rPr>
  </w:style>
  <w:style w:type="paragraph" w:styleId="Revisione">
    <w:name w:val="Revision"/>
    <w:hidden/>
    <w:uiPriority w:val="99"/>
    <w:semiHidden/>
    <w:rsid w:val="005D205E"/>
    <w:pPr>
      <w:spacing w:after="0"/>
    </w:pPr>
    <w:rPr>
      <w:sz w:val="2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26491">
      <w:bodyDiv w:val="1"/>
      <w:marLeft w:val="0"/>
      <w:marRight w:val="0"/>
      <w:marTop w:val="0"/>
      <w:marBottom w:val="0"/>
      <w:divBdr>
        <w:top w:val="none" w:sz="0" w:space="0" w:color="auto"/>
        <w:left w:val="none" w:sz="0" w:space="0" w:color="auto"/>
        <w:bottom w:val="none" w:sz="0" w:space="0" w:color="auto"/>
        <w:right w:val="none" w:sz="0" w:space="0" w:color="auto"/>
      </w:divBdr>
      <w:divsChild>
        <w:div w:id="2023046422">
          <w:marLeft w:val="547"/>
          <w:marRight w:val="0"/>
          <w:marTop w:val="154"/>
          <w:marBottom w:val="0"/>
          <w:divBdr>
            <w:top w:val="none" w:sz="0" w:space="0" w:color="auto"/>
            <w:left w:val="none" w:sz="0" w:space="0" w:color="auto"/>
            <w:bottom w:val="none" w:sz="0" w:space="0" w:color="auto"/>
            <w:right w:val="none" w:sz="0" w:space="0" w:color="auto"/>
          </w:divBdr>
        </w:div>
      </w:divsChild>
    </w:div>
    <w:div w:id="108280520">
      <w:bodyDiv w:val="1"/>
      <w:marLeft w:val="0"/>
      <w:marRight w:val="0"/>
      <w:marTop w:val="0"/>
      <w:marBottom w:val="0"/>
      <w:divBdr>
        <w:top w:val="none" w:sz="0" w:space="0" w:color="auto"/>
        <w:left w:val="none" w:sz="0" w:space="0" w:color="auto"/>
        <w:bottom w:val="none" w:sz="0" w:space="0" w:color="auto"/>
        <w:right w:val="none" w:sz="0" w:space="0" w:color="auto"/>
      </w:divBdr>
      <w:divsChild>
        <w:div w:id="1399901">
          <w:marLeft w:val="547"/>
          <w:marRight w:val="0"/>
          <w:marTop w:val="106"/>
          <w:marBottom w:val="0"/>
          <w:divBdr>
            <w:top w:val="none" w:sz="0" w:space="0" w:color="auto"/>
            <w:left w:val="none" w:sz="0" w:space="0" w:color="auto"/>
            <w:bottom w:val="none" w:sz="0" w:space="0" w:color="auto"/>
            <w:right w:val="none" w:sz="0" w:space="0" w:color="auto"/>
          </w:divBdr>
        </w:div>
        <w:div w:id="639506734">
          <w:marLeft w:val="547"/>
          <w:marRight w:val="0"/>
          <w:marTop w:val="106"/>
          <w:marBottom w:val="0"/>
          <w:divBdr>
            <w:top w:val="none" w:sz="0" w:space="0" w:color="auto"/>
            <w:left w:val="none" w:sz="0" w:space="0" w:color="auto"/>
            <w:bottom w:val="none" w:sz="0" w:space="0" w:color="auto"/>
            <w:right w:val="none" w:sz="0" w:space="0" w:color="auto"/>
          </w:divBdr>
        </w:div>
        <w:div w:id="734819302">
          <w:marLeft w:val="547"/>
          <w:marRight w:val="0"/>
          <w:marTop w:val="106"/>
          <w:marBottom w:val="0"/>
          <w:divBdr>
            <w:top w:val="none" w:sz="0" w:space="0" w:color="auto"/>
            <w:left w:val="none" w:sz="0" w:space="0" w:color="auto"/>
            <w:bottom w:val="none" w:sz="0" w:space="0" w:color="auto"/>
            <w:right w:val="none" w:sz="0" w:space="0" w:color="auto"/>
          </w:divBdr>
        </w:div>
        <w:div w:id="1362515888">
          <w:marLeft w:val="547"/>
          <w:marRight w:val="0"/>
          <w:marTop w:val="106"/>
          <w:marBottom w:val="0"/>
          <w:divBdr>
            <w:top w:val="none" w:sz="0" w:space="0" w:color="auto"/>
            <w:left w:val="none" w:sz="0" w:space="0" w:color="auto"/>
            <w:bottom w:val="none" w:sz="0" w:space="0" w:color="auto"/>
            <w:right w:val="none" w:sz="0" w:space="0" w:color="auto"/>
          </w:divBdr>
        </w:div>
        <w:div w:id="1427574530">
          <w:marLeft w:val="547"/>
          <w:marRight w:val="0"/>
          <w:marTop w:val="106"/>
          <w:marBottom w:val="0"/>
          <w:divBdr>
            <w:top w:val="none" w:sz="0" w:space="0" w:color="auto"/>
            <w:left w:val="none" w:sz="0" w:space="0" w:color="auto"/>
            <w:bottom w:val="none" w:sz="0" w:space="0" w:color="auto"/>
            <w:right w:val="none" w:sz="0" w:space="0" w:color="auto"/>
          </w:divBdr>
        </w:div>
      </w:divsChild>
    </w:div>
    <w:div w:id="118650397">
      <w:bodyDiv w:val="1"/>
      <w:marLeft w:val="0"/>
      <w:marRight w:val="0"/>
      <w:marTop w:val="0"/>
      <w:marBottom w:val="0"/>
      <w:divBdr>
        <w:top w:val="none" w:sz="0" w:space="0" w:color="auto"/>
        <w:left w:val="none" w:sz="0" w:space="0" w:color="auto"/>
        <w:bottom w:val="none" w:sz="0" w:space="0" w:color="auto"/>
        <w:right w:val="none" w:sz="0" w:space="0" w:color="auto"/>
      </w:divBdr>
      <w:divsChild>
        <w:div w:id="1352027211">
          <w:marLeft w:val="547"/>
          <w:marRight w:val="0"/>
          <w:marTop w:val="154"/>
          <w:marBottom w:val="0"/>
          <w:divBdr>
            <w:top w:val="none" w:sz="0" w:space="0" w:color="auto"/>
            <w:left w:val="none" w:sz="0" w:space="0" w:color="auto"/>
            <w:bottom w:val="none" w:sz="0" w:space="0" w:color="auto"/>
            <w:right w:val="none" w:sz="0" w:space="0" w:color="auto"/>
          </w:divBdr>
        </w:div>
      </w:divsChild>
    </w:div>
    <w:div w:id="215359555">
      <w:bodyDiv w:val="1"/>
      <w:marLeft w:val="0"/>
      <w:marRight w:val="0"/>
      <w:marTop w:val="0"/>
      <w:marBottom w:val="0"/>
      <w:divBdr>
        <w:top w:val="none" w:sz="0" w:space="0" w:color="auto"/>
        <w:left w:val="none" w:sz="0" w:space="0" w:color="auto"/>
        <w:bottom w:val="none" w:sz="0" w:space="0" w:color="auto"/>
        <w:right w:val="none" w:sz="0" w:space="0" w:color="auto"/>
      </w:divBdr>
    </w:div>
    <w:div w:id="284628720">
      <w:bodyDiv w:val="1"/>
      <w:marLeft w:val="0"/>
      <w:marRight w:val="0"/>
      <w:marTop w:val="0"/>
      <w:marBottom w:val="0"/>
      <w:divBdr>
        <w:top w:val="none" w:sz="0" w:space="0" w:color="auto"/>
        <w:left w:val="none" w:sz="0" w:space="0" w:color="auto"/>
        <w:bottom w:val="none" w:sz="0" w:space="0" w:color="auto"/>
        <w:right w:val="none" w:sz="0" w:space="0" w:color="auto"/>
      </w:divBdr>
    </w:div>
    <w:div w:id="352659470">
      <w:bodyDiv w:val="1"/>
      <w:marLeft w:val="0"/>
      <w:marRight w:val="0"/>
      <w:marTop w:val="0"/>
      <w:marBottom w:val="0"/>
      <w:divBdr>
        <w:top w:val="none" w:sz="0" w:space="0" w:color="auto"/>
        <w:left w:val="none" w:sz="0" w:space="0" w:color="auto"/>
        <w:bottom w:val="none" w:sz="0" w:space="0" w:color="auto"/>
        <w:right w:val="none" w:sz="0" w:space="0" w:color="auto"/>
      </w:divBdr>
      <w:divsChild>
        <w:div w:id="1691638777">
          <w:marLeft w:val="0"/>
          <w:marRight w:val="0"/>
          <w:marTop w:val="0"/>
          <w:marBottom w:val="150"/>
          <w:divBdr>
            <w:top w:val="none" w:sz="0" w:space="0" w:color="auto"/>
            <w:left w:val="none" w:sz="0" w:space="0" w:color="auto"/>
            <w:bottom w:val="none" w:sz="0" w:space="0" w:color="auto"/>
            <w:right w:val="none" w:sz="0" w:space="0" w:color="auto"/>
          </w:divBdr>
        </w:div>
      </w:divsChild>
    </w:div>
    <w:div w:id="803737592">
      <w:bodyDiv w:val="1"/>
      <w:marLeft w:val="0"/>
      <w:marRight w:val="0"/>
      <w:marTop w:val="0"/>
      <w:marBottom w:val="0"/>
      <w:divBdr>
        <w:top w:val="none" w:sz="0" w:space="0" w:color="auto"/>
        <w:left w:val="none" w:sz="0" w:space="0" w:color="auto"/>
        <w:bottom w:val="none" w:sz="0" w:space="0" w:color="auto"/>
        <w:right w:val="none" w:sz="0" w:space="0" w:color="auto"/>
      </w:divBdr>
    </w:div>
    <w:div w:id="864951719">
      <w:bodyDiv w:val="1"/>
      <w:marLeft w:val="0"/>
      <w:marRight w:val="0"/>
      <w:marTop w:val="0"/>
      <w:marBottom w:val="0"/>
      <w:divBdr>
        <w:top w:val="none" w:sz="0" w:space="0" w:color="auto"/>
        <w:left w:val="none" w:sz="0" w:space="0" w:color="auto"/>
        <w:bottom w:val="none" w:sz="0" w:space="0" w:color="auto"/>
        <w:right w:val="none" w:sz="0" w:space="0" w:color="auto"/>
      </w:divBdr>
    </w:div>
    <w:div w:id="997659254">
      <w:bodyDiv w:val="1"/>
      <w:marLeft w:val="0"/>
      <w:marRight w:val="0"/>
      <w:marTop w:val="0"/>
      <w:marBottom w:val="0"/>
      <w:divBdr>
        <w:top w:val="none" w:sz="0" w:space="0" w:color="auto"/>
        <w:left w:val="none" w:sz="0" w:space="0" w:color="auto"/>
        <w:bottom w:val="none" w:sz="0" w:space="0" w:color="auto"/>
        <w:right w:val="none" w:sz="0" w:space="0" w:color="auto"/>
      </w:divBdr>
    </w:div>
    <w:div w:id="1076241816">
      <w:bodyDiv w:val="1"/>
      <w:marLeft w:val="0"/>
      <w:marRight w:val="0"/>
      <w:marTop w:val="0"/>
      <w:marBottom w:val="0"/>
      <w:divBdr>
        <w:top w:val="none" w:sz="0" w:space="0" w:color="auto"/>
        <w:left w:val="none" w:sz="0" w:space="0" w:color="auto"/>
        <w:bottom w:val="none" w:sz="0" w:space="0" w:color="auto"/>
        <w:right w:val="none" w:sz="0" w:space="0" w:color="auto"/>
      </w:divBdr>
      <w:divsChild>
        <w:div w:id="299381061">
          <w:marLeft w:val="547"/>
          <w:marRight w:val="0"/>
          <w:marTop w:val="154"/>
          <w:marBottom w:val="0"/>
          <w:divBdr>
            <w:top w:val="none" w:sz="0" w:space="0" w:color="auto"/>
            <w:left w:val="none" w:sz="0" w:space="0" w:color="auto"/>
            <w:bottom w:val="none" w:sz="0" w:space="0" w:color="auto"/>
            <w:right w:val="none" w:sz="0" w:space="0" w:color="auto"/>
          </w:divBdr>
        </w:div>
        <w:div w:id="722027842">
          <w:marLeft w:val="547"/>
          <w:marRight w:val="0"/>
          <w:marTop w:val="154"/>
          <w:marBottom w:val="0"/>
          <w:divBdr>
            <w:top w:val="none" w:sz="0" w:space="0" w:color="auto"/>
            <w:left w:val="none" w:sz="0" w:space="0" w:color="auto"/>
            <w:bottom w:val="none" w:sz="0" w:space="0" w:color="auto"/>
            <w:right w:val="none" w:sz="0" w:space="0" w:color="auto"/>
          </w:divBdr>
        </w:div>
        <w:div w:id="804473749">
          <w:marLeft w:val="547"/>
          <w:marRight w:val="0"/>
          <w:marTop w:val="154"/>
          <w:marBottom w:val="0"/>
          <w:divBdr>
            <w:top w:val="none" w:sz="0" w:space="0" w:color="auto"/>
            <w:left w:val="none" w:sz="0" w:space="0" w:color="auto"/>
            <w:bottom w:val="none" w:sz="0" w:space="0" w:color="auto"/>
            <w:right w:val="none" w:sz="0" w:space="0" w:color="auto"/>
          </w:divBdr>
        </w:div>
        <w:div w:id="1890142913">
          <w:marLeft w:val="547"/>
          <w:marRight w:val="0"/>
          <w:marTop w:val="154"/>
          <w:marBottom w:val="0"/>
          <w:divBdr>
            <w:top w:val="none" w:sz="0" w:space="0" w:color="auto"/>
            <w:left w:val="none" w:sz="0" w:space="0" w:color="auto"/>
            <w:bottom w:val="none" w:sz="0" w:space="0" w:color="auto"/>
            <w:right w:val="none" w:sz="0" w:space="0" w:color="auto"/>
          </w:divBdr>
        </w:div>
      </w:divsChild>
    </w:div>
    <w:div w:id="1104813230">
      <w:bodyDiv w:val="1"/>
      <w:marLeft w:val="0"/>
      <w:marRight w:val="0"/>
      <w:marTop w:val="0"/>
      <w:marBottom w:val="0"/>
      <w:divBdr>
        <w:top w:val="none" w:sz="0" w:space="0" w:color="auto"/>
        <w:left w:val="none" w:sz="0" w:space="0" w:color="auto"/>
        <w:bottom w:val="none" w:sz="0" w:space="0" w:color="auto"/>
        <w:right w:val="none" w:sz="0" w:space="0" w:color="auto"/>
      </w:divBdr>
    </w:div>
    <w:div w:id="1116023366">
      <w:bodyDiv w:val="1"/>
      <w:marLeft w:val="0"/>
      <w:marRight w:val="0"/>
      <w:marTop w:val="0"/>
      <w:marBottom w:val="0"/>
      <w:divBdr>
        <w:top w:val="none" w:sz="0" w:space="0" w:color="auto"/>
        <w:left w:val="none" w:sz="0" w:space="0" w:color="auto"/>
        <w:bottom w:val="none" w:sz="0" w:space="0" w:color="auto"/>
        <w:right w:val="none" w:sz="0" w:space="0" w:color="auto"/>
      </w:divBdr>
    </w:div>
    <w:div w:id="1238637056">
      <w:bodyDiv w:val="1"/>
      <w:marLeft w:val="0"/>
      <w:marRight w:val="0"/>
      <w:marTop w:val="0"/>
      <w:marBottom w:val="0"/>
      <w:divBdr>
        <w:top w:val="none" w:sz="0" w:space="0" w:color="auto"/>
        <w:left w:val="none" w:sz="0" w:space="0" w:color="auto"/>
        <w:bottom w:val="none" w:sz="0" w:space="0" w:color="auto"/>
        <w:right w:val="none" w:sz="0" w:space="0" w:color="auto"/>
      </w:divBdr>
      <w:divsChild>
        <w:div w:id="554006782">
          <w:marLeft w:val="0"/>
          <w:marRight w:val="0"/>
          <w:marTop w:val="0"/>
          <w:marBottom w:val="150"/>
          <w:divBdr>
            <w:top w:val="none" w:sz="0" w:space="0" w:color="auto"/>
            <w:left w:val="none" w:sz="0" w:space="0" w:color="auto"/>
            <w:bottom w:val="none" w:sz="0" w:space="0" w:color="auto"/>
            <w:right w:val="none" w:sz="0" w:space="0" w:color="auto"/>
          </w:divBdr>
        </w:div>
      </w:divsChild>
    </w:div>
    <w:div w:id="1373192560">
      <w:bodyDiv w:val="1"/>
      <w:marLeft w:val="0"/>
      <w:marRight w:val="0"/>
      <w:marTop w:val="0"/>
      <w:marBottom w:val="0"/>
      <w:divBdr>
        <w:top w:val="none" w:sz="0" w:space="0" w:color="auto"/>
        <w:left w:val="none" w:sz="0" w:space="0" w:color="auto"/>
        <w:bottom w:val="none" w:sz="0" w:space="0" w:color="auto"/>
        <w:right w:val="none" w:sz="0" w:space="0" w:color="auto"/>
      </w:divBdr>
      <w:divsChild>
        <w:div w:id="1458455282">
          <w:marLeft w:val="547"/>
          <w:marRight w:val="0"/>
          <w:marTop w:val="154"/>
          <w:marBottom w:val="0"/>
          <w:divBdr>
            <w:top w:val="none" w:sz="0" w:space="0" w:color="auto"/>
            <w:left w:val="none" w:sz="0" w:space="0" w:color="auto"/>
            <w:bottom w:val="none" w:sz="0" w:space="0" w:color="auto"/>
            <w:right w:val="none" w:sz="0" w:space="0" w:color="auto"/>
          </w:divBdr>
        </w:div>
      </w:divsChild>
    </w:div>
    <w:div w:id="1460680894">
      <w:bodyDiv w:val="1"/>
      <w:marLeft w:val="0"/>
      <w:marRight w:val="0"/>
      <w:marTop w:val="0"/>
      <w:marBottom w:val="0"/>
      <w:divBdr>
        <w:top w:val="none" w:sz="0" w:space="0" w:color="auto"/>
        <w:left w:val="none" w:sz="0" w:space="0" w:color="auto"/>
        <w:bottom w:val="none" w:sz="0" w:space="0" w:color="auto"/>
        <w:right w:val="none" w:sz="0" w:space="0" w:color="auto"/>
      </w:divBdr>
    </w:div>
    <w:div w:id="1496261390">
      <w:bodyDiv w:val="1"/>
      <w:marLeft w:val="0"/>
      <w:marRight w:val="0"/>
      <w:marTop w:val="0"/>
      <w:marBottom w:val="0"/>
      <w:divBdr>
        <w:top w:val="none" w:sz="0" w:space="0" w:color="auto"/>
        <w:left w:val="none" w:sz="0" w:space="0" w:color="auto"/>
        <w:bottom w:val="none" w:sz="0" w:space="0" w:color="auto"/>
        <w:right w:val="none" w:sz="0" w:space="0" w:color="auto"/>
      </w:divBdr>
    </w:div>
    <w:div w:id="1615401343">
      <w:bodyDiv w:val="1"/>
      <w:marLeft w:val="0"/>
      <w:marRight w:val="0"/>
      <w:marTop w:val="0"/>
      <w:marBottom w:val="0"/>
      <w:divBdr>
        <w:top w:val="none" w:sz="0" w:space="0" w:color="auto"/>
        <w:left w:val="none" w:sz="0" w:space="0" w:color="auto"/>
        <w:bottom w:val="none" w:sz="0" w:space="0" w:color="auto"/>
        <w:right w:val="none" w:sz="0" w:space="0" w:color="auto"/>
      </w:divBdr>
      <w:divsChild>
        <w:div w:id="1128091736">
          <w:marLeft w:val="547"/>
          <w:marRight w:val="0"/>
          <w:marTop w:val="154"/>
          <w:marBottom w:val="0"/>
          <w:divBdr>
            <w:top w:val="none" w:sz="0" w:space="0" w:color="auto"/>
            <w:left w:val="none" w:sz="0" w:space="0" w:color="auto"/>
            <w:bottom w:val="none" w:sz="0" w:space="0" w:color="auto"/>
            <w:right w:val="none" w:sz="0" w:space="0" w:color="auto"/>
          </w:divBdr>
        </w:div>
      </w:divsChild>
    </w:div>
    <w:div w:id="1645892618">
      <w:bodyDiv w:val="1"/>
      <w:marLeft w:val="0"/>
      <w:marRight w:val="0"/>
      <w:marTop w:val="0"/>
      <w:marBottom w:val="0"/>
      <w:divBdr>
        <w:top w:val="none" w:sz="0" w:space="0" w:color="auto"/>
        <w:left w:val="none" w:sz="0" w:space="0" w:color="auto"/>
        <w:bottom w:val="none" w:sz="0" w:space="0" w:color="auto"/>
        <w:right w:val="none" w:sz="0" w:space="0" w:color="auto"/>
      </w:divBdr>
    </w:div>
    <w:div w:id="1679044476">
      <w:bodyDiv w:val="1"/>
      <w:marLeft w:val="0"/>
      <w:marRight w:val="0"/>
      <w:marTop w:val="0"/>
      <w:marBottom w:val="0"/>
      <w:divBdr>
        <w:top w:val="none" w:sz="0" w:space="0" w:color="auto"/>
        <w:left w:val="none" w:sz="0" w:space="0" w:color="auto"/>
        <w:bottom w:val="none" w:sz="0" w:space="0" w:color="auto"/>
        <w:right w:val="none" w:sz="0" w:space="0" w:color="auto"/>
      </w:divBdr>
    </w:div>
    <w:div w:id="1850172749">
      <w:bodyDiv w:val="1"/>
      <w:marLeft w:val="0"/>
      <w:marRight w:val="0"/>
      <w:marTop w:val="0"/>
      <w:marBottom w:val="0"/>
      <w:divBdr>
        <w:top w:val="none" w:sz="0" w:space="0" w:color="auto"/>
        <w:left w:val="none" w:sz="0" w:space="0" w:color="auto"/>
        <w:bottom w:val="none" w:sz="0" w:space="0" w:color="auto"/>
        <w:right w:val="none" w:sz="0" w:space="0" w:color="auto"/>
      </w:divBdr>
    </w:div>
    <w:div w:id="1905795703">
      <w:bodyDiv w:val="1"/>
      <w:marLeft w:val="0"/>
      <w:marRight w:val="0"/>
      <w:marTop w:val="0"/>
      <w:marBottom w:val="0"/>
      <w:divBdr>
        <w:top w:val="none" w:sz="0" w:space="0" w:color="auto"/>
        <w:left w:val="none" w:sz="0" w:space="0" w:color="auto"/>
        <w:bottom w:val="none" w:sz="0" w:space="0" w:color="auto"/>
        <w:right w:val="none" w:sz="0" w:space="0" w:color="auto"/>
      </w:divBdr>
    </w:div>
    <w:div w:id="1963611758">
      <w:bodyDiv w:val="1"/>
      <w:marLeft w:val="0"/>
      <w:marRight w:val="0"/>
      <w:marTop w:val="0"/>
      <w:marBottom w:val="0"/>
      <w:divBdr>
        <w:top w:val="none" w:sz="0" w:space="0" w:color="auto"/>
        <w:left w:val="none" w:sz="0" w:space="0" w:color="auto"/>
        <w:bottom w:val="none" w:sz="0" w:space="0" w:color="auto"/>
        <w:right w:val="none" w:sz="0" w:space="0" w:color="auto"/>
      </w:divBdr>
    </w:div>
    <w:div w:id="1992369988">
      <w:bodyDiv w:val="1"/>
      <w:marLeft w:val="0"/>
      <w:marRight w:val="0"/>
      <w:marTop w:val="0"/>
      <w:marBottom w:val="0"/>
      <w:divBdr>
        <w:top w:val="none" w:sz="0" w:space="0" w:color="auto"/>
        <w:left w:val="none" w:sz="0" w:space="0" w:color="auto"/>
        <w:bottom w:val="none" w:sz="0" w:space="0" w:color="auto"/>
        <w:right w:val="none" w:sz="0" w:space="0" w:color="auto"/>
      </w:divBdr>
    </w:div>
    <w:div w:id="2069913597">
      <w:bodyDiv w:val="1"/>
      <w:marLeft w:val="0"/>
      <w:marRight w:val="0"/>
      <w:marTop w:val="0"/>
      <w:marBottom w:val="0"/>
      <w:divBdr>
        <w:top w:val="none" w:sz="0" w:space="0" w:color="auto"/>
        <w:left w:val="none" w:sz="0" w:space="0" w:color="auto"/>
        <w:bottom w:val="none" w:sz="0" w:space="0" w:color="auto"/>
        <w:right w:val="none" w:sz="0" w:space="0" w:color="auto"/>
      </w:divBdr>
      <w:divsChild>
        <w:div w:id="387849017">
          <w:marLeft w:val="547"/>
          <w:marRight w:val="0"/>
          <w:marTop w:val="144"/>
          <w:marBottom w:val="0"/>
          <w:divBdr>
            <w:top w:val="none" w:sz="0" w:space="0" w:color="auto"/>
            <w:left w:val="none" w:sz="0" w:space="0" w:color="auto"/>
            <w:bottom w:val="none" w:sz="0" w:space="0" w:color="auto"/>
            <w:right w:val="none" w:sz="0" w:space="0" w:color="auto"/>
          </w:divBdr>
        </w:div>
        <w:div w:id="696811114">
          <w:marLeft w:val="547"/>
          <w:marRight w:val="0"/>
          <w:marTop w:val="144"/>
          <w:marBottom w:val="0"/>
          <w:divBdr>
            <w:top w:val="none" w:sz="0" w:space="0" w:color="auto"/>
            <w:left w:val="none" w:sz="0" w:space="0" w:color="auto"/>
            <w:bottom w:val="none" w:sz="0" w:space="0" w:color="auto"/>
            <w:right w:val="none" w:sz="0" w:space="0" w:color="auto"/>
          </w:divBdr>
        </w:div>
        <w:div w:id="862476904">
          <w:marLeft w:val="547"/>
          <w:marRight w:val="0"/>
          <w:marTop w:val="144"/>
          <w:marBottom w:val="0"/>
          <w:divBdr>
            <w:top w:val="none" w:sz="0" w:space="0" w:color="auto"/>
            <w:left w:val="none" w:sz="0" w:space="0" w:color="auto"/>
            <w:bottom w:val="none" w:sz="0" w:space="0" w:color="auto"/>
            <w:right w:val="none" w:sz="0" w:space="0" w:color="auto"/>
          </w:divBdr>
        </w:div>
        <w:div w:id="1417282880">
          <w:marLeft w:val="547"/>
          <w:marRight w:val="0"/>
          <w:marTop w:val="144"/>
          <w:marBottom w:val="0"/>
          <w:divBdr>
            <w:top w:val="none" w:sz="0" w:space="0" w:color="auto"/>
            <w:left w:val="none" w:sz="0" w:space="0" w:color="auto"/>
            <w:bottom w:val="none" w:sz="0" w:space="0" w:color="auto"/>
            <w:right w:val="none" w:sz="0" w:space="0" w:color="auto"/>
          </w:divBdr>
        </w:div>
        <w:div w:id="2034257872">
          <w:marLeft w:val="547"/>
          <w:marRight w:val="0"/>
          <w:marTop w:val="144"/>
          <w:marBottom w:val="0"/>
          <w:divBdr>
            <w:top w:val="none" w:sz="0" w:space="0" w:color="auto"/>
            <w:left w:val="none" w:sz="0" w:space="0" w:color="auto"/>
            <w:bottom w:val="none" w:sz="0" w:space="0" w:color="auto"/>
            <w:right w:val="none" w:sz="0" w:space="0" w:color="auto"/>
          </w:divBdr>
        </w:div>
      </w:divsChild>
    </w:div>
    <w:div w:id="2122605486">
      <w:bodyDiv w:val="1"/>
      <w:marLeft w:val="0"/>
      <w:marRight w:val="0"/>
      <w:marTop w:val="0"/>
      <w:marBottom w:val="0"/>
      <w:divBdr>
        <w:top w:val="none" w:sz="0" w:space="0" w:color="auto"/>
        <w:left w:val="none" w:sz="0" w:space="0" w:color="auto"/>
        <w:bottom w:val="none" w:sz="0" w:space="0" w:color="auto"/>
        <w:right w:val="none" w:sz="0" w:space="0" w:color="auto"/>
      </w:divBdr>
      <w:divsChild>
        <w:div w:id="390203191">
          <w:marLeft w:val="547"/>
          <w:marRight w:val="0"/>
          <w:marTop w:val="106"/>
          <w:marBottom w:val="0"/>
          <w:divBdr>
            <w:top w:val="none" w:sz="0" w:space="0" w:color="auto"/>
            <w:left w:val="none" w:sz="0" w:space="0" w:color="auto"/>
            <w:bottom w:val="none" w:sz="0" w:space="0" w:color="auto"/>
            <w:right w:val="none" w:sz="0" w:space="0" w:color="auto"/>
          </w:divBdr>
        </w:div>
        <w:div w:id="705300753">
          <w:marLeft w:val="547"/>
          <w:marRight w:val="0"/>
          <w:marTop w:val="106"/>
          <w:marBottom w:val="0"/>
          <w:divBdr>
            <w:top w:val="none" w:sz="0" w:space="0" w:color="auto"/>
            <w:left w:val="none" w:sz="0" w:space="0" w:color="auto"/>
            <w:bottom w:val="none" w:sz="0" w:space="0" w:color="auto"/>
            <w:right w:val="none" w:sz="0" w:space="0" w:color="auto"/>
          </w:divBdr>
        </w:div>
        <w:div w:id="1440684389">
          <w:marLeft w:val="547"/>
          <w:marRight w:val="0"/>
          <w:marTop w:val="106"/>
          <w:marBottom w:val="0"/>
          <w:divBdr>
            <w:top w:val="none" w:sz="0" w:space="0" w:color="auto"/>
            <w:left w:val="none" w:sz="0" w:space="0" w:color="auto"/>
            <w:bottom w:val="none" w:sz="0" w:space="0" w:color="auto"/>
            <w:right w:val="none" w:sz="0" w:space="0" w:color="auto"/>
          </w:divBdr>
        </w:div>
        <w:div w:id="1536044384">
          <w:marLeft w:val="547"/>
          <w:marRight w:val="0"/>
          <w:marTop w:val="106"/>
          <w:marBottom w:val="0"/>
          <w:divBdr>
            <w:top w:val="none" w:sz="0" w:space="0" w:color="auto"/>
            <w:left w:val="none" w:sz="0" w:space="0" w:color="auto"/>
            <w:bottom w:val="none" w:sz="0" w:space="0" w:color="auto"/>
            <w:right w:val="none" w:sz="0" w:space="0" w:color="auto"/>
          </w:divBdr>
        </w:div>
        <w:div w:id="1705902760">
          <w:marLeft w:val="547"/>
          <w:marRight w:val="0"/>
          <w:marTop w:val="106"/>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youtube.com/watch?v=gyccXv1NiOw" TargetMode="External"/><Relationship Id="rId18" Type="http://schemas.openxmlformats.org/officeDocument/2006/relationships/image" Target="media/image10.png"/><Relationship Id="rId26" Type="http://schemas.openxmlformats.org/officeDocument/2006/relationships/image" Target="media/image14.png"/><Relationship Id="rId39" Type="http://schemas.openxmlformats.org/officeDocument/2006/relationships/theme" Target="theme/theme1.xml"/><Relationship Id="rId21" Type="http://schemas.openxmlformats.org/officeDocument/2006/relationships/image" Target="media/image13.png"/><Relationship Id="rId34"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hyperlink" Target="https://blog.minitab.com/blog/adventures-in-statistics/what-is-the-f-test-of-overall-significance-in-regression-analysis" TargetMode="External"/><Relationship Id="rId33" Type="http://schemas.openxmlformats.org/officeDocument/2006/relationships/image" Target="media/image16.png"/><Relationship Id="rId38"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https://blog.minitab.com/blog/adventures-in-statistics/understanding-hypothesis-tests:-significance-levels-alpha-and-p-values-in-statistic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support.minitab.com/minitab/19/help-and-how-to/modeling-statistics/regression/how-to/fit-regression-model/methods-and-formulas/analysis-of-variance/" TargetMode="External"/><Relationship Id="rId32" Type="http://schemas.openxmlformats.org/officeDocument/2006/relationships/hyperlink" Target="http://users.sussex.ac.uk/~grahamh/RM1web/F-ratio%20table%202005.pdf" TargetMode="External"/><Relationship Id="rId37" Type="http://schemas.microsoft.com/office/2011/relationships/people" Target="peop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support.minitab.com/minitab/19/help-and-how-to/modeling-statistics/anova/supporting-topics/anova-statistics/understanding-mean-squares/" TargetMode="External"/><Relationship Id="rId28" Type="http://schemas.openxmlformats.org/officeDocument/2006/relationships/image" Target="media/image15.png"/><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hyperlink" Target="https://support.minitab.com/minitab/19/help-and-how-to/statistics/basic-statistics/supporting-topics/basics/what-is-a-test-statistic/"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hyperlink" Target="https://blog.minitab.com/blog/adventures-in-statistics-2/understanding-analysis-of-variance-anova-and-the-f-test" TargetMode="External"/><Relationship Id="rId27" Type="http://schemas.openxmlformats.org/officeDocument/2006/relationships/hyperlink" Target="https://support.minitab.com/minitab/19/help-and-how-to/probability-distributions-random-data-and-resampling-analyses/how-to/probability-distributions/methods-and-formulas/methods-and-formulas/" TargetMode="External"/><Relationship Id="rId30" Type="http://schemas.openxmlformats.org/officeDocument/2006/relationships/hyperlink" Target="https://blog.minitab.com/blog/adventures-in-statistics-2/understanding-hypothesis-tests-significance-levels-alpha-and-p-values-in-statistics" TargetMode="External"/><Relationship Id="rId35"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essio\Documents\Custom%20Office%20Templates\WordTeX%20Assignment.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851E29D85D24F2FA643005A78ECF0B2"/>
        <w:category>
          <w:name w:val="Generale"/>
          <w:gallery w:val="placeholder"/>
        </w:category>
        <w:types>
          <w:type w:val="bbPlcHdr"/>
        </w:types>
        <w:behaviors>
          <w:behavior w:val="content"/>
        </w:behaviors>
        <w:guid w:val="{70B88C68-C02B-4E16-A571-999A80D36E8D}"/>
      </w:docPartPr>
      <w:docPartBody>
        <w:p w:rsidR="00A71BF2" w:rsidRDefault="00A71BF2">
          <w:pPr>
            <w:pStyle w:val="5851E29D85D24F2FA643005A78ECF0B2"/>
          </w:pPr>
          <w:r w:rsidRPr="00BF2B32">
            <w:t>Assignment Title</w:t>
          </w:r>
        </w:p>
      </w:docPartBody>
    </w:docPart>
    <w:docPart>
      <w:docPartPr>
        <w:name w:val="C1539CF6E4B243FEA49902264387DB81"/>
        <w:category>
          <w:name w:val="Generale"/>
          <w:gallery w:val="placeholder"/>
        </w:category>
        <w:types>
          <w:type w:val="bbPlcHdr"/>
        </w:types>
        <w:behaviors>
          <w:behavior w:val="content"/>
        </w:behaviors>
        <w:guid w:val="{D2A715DB-E848-42AC-85E9-930ADEC1F372}"/>
      </w:docPartPr>
      <w:docPartBody>
        <w:p w:rsidR="00A71BF2" w:rsidRDefault="00A71BF2">
          <w:pPr>
            <w:pStyle w:val="C1539CF6E4B243FEA49902264387DB81"/>
          </w:pPr>
          <w:r>
            <w:t>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LM Roman 10">
    <w:altName w:val="Calibri"/>
    <w:panose1 w:val="00000000000000000000"/>
    <w:charset w:val="00"/>
    <w:family w:val="modern"/>
    <w:notTrueType/>
    <w:pitch w:val="variable"/>
    <w:sig w:usb0="20000007" w:usb1="00000000" w:usb2="00000000" w:usb3="00000000" w:csb0="00000193" w:csb1="00000000"/>
  </w:font>
  <w:font w:name="LM Mono 10">
    <w:altName w:val="Calibri"/>
    <w:panose1 w:val="00000000000000000000"/>
    <w:charset w:val="00"/>
    <w:family w:val="modern"/>
    <w:notTrueType/>
    <w:pitch w:val="fixed"/>
    <w:sig w:usb0="20000007" w:usb1="00000000" w:usb2="00000000" w:usb3="00000000" w:csb0="00000193" w:csb1="00000000"/>
  </w:font>
  <w:font w:name="Segoe UI">
    <w:panose1 w:val="020B0502040204020203"/>
    <w:charset w:val="00"/>
    <w:family w:val="swiss"/>
    <w:pitch w:val="variable"/>
    <w:sig w:usb0="E4002EFF" w:usb1="C000E47F" w:usb2="00000009" w:usb3="00000000" w:csb0="000001FF" w:csb1="00000000"/>
  </w:font>
  <w:font w:name="Latin Modern Math">
    <w:altName w:val="Calibri"/>
    <w:panose1 w:val="00000000000000000000"/>
    <w:charset w:val="00"/>
    <w:family w:val="modern"/>
    <w:notTrueType/>
    <w:pitch w:val="variable"/>
    <w:sig w:usb0="A00000EF" w:usb1="4201F9EE" w:usb2="02000000" w:usb3="00000000" w:csb0="00000093"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283"/>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1BF2"/>
    <w:rsid w:val="002345F3"/>
    <w:rsid w:val="00242183"/>
    <w:rsid w:val="002A3B9A"/>
    <w:rsid w:val="007279EF"/>
    <w:rsid w:val="007741C6"/>
    <w:rsid w:val="007F26AB"/>
    <w:rsid w:val="00817115"/>
    <w:rsid w:val="00821F4D"/>
    <w:rsid w:val="00904A9A"/>
    <w:rsid w:val="00A71BF2"/>
    <w:rsid w:val="00DF2170"/>
    <w:rsid w:val="00F23E3D"/>
    <w:rsid w:val="00F45028"/>
    <w:rsid w:val="00FF0E44"/>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it-IT" w:eastAsia="it-IT"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5851E29D85D24F2FA643005A78ECF0B2">
    <w:name w:val="5851E29D85D24F2FA643005A78ECF0B2"/>
  </w:style>
  <w:style w:type="paragraph" w:customStyle="1" w:styleId="C1539CF6E4B243FEA49902264387DB81">
    <w:name w:val="C1539CF6E4B243FEA49902264387DB81"/>
  </w:style>
  <w:style w:type="character" w:styleId="Testosegnaposto">
    <w:name w:val="Placeholder Text"/>
    <w:basedOn w:val="Carpredefinitoparagrafo"/>
    <w:uiPriority w:val="99"/>
    <w:unhideWhenUsed/>
    <w:rsid w:val="00FF0E44"/>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WordTeX Color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00"/>
      </a:hlink>
      <a:folHlink>
        <a:srgbClr val="000000"/>
      </a:folHlink>
    </a:clrScheme>
    <a:fontScheme name="LM Roman">
      <a:majorFont>
        <a:latin typeface="LM Roman 10"/>
        <a:ea typeface=""/>
        <a:cs typeface=""/>
      </a:majorFont>
      <a:minorFont>
        <a:latin typeface="LM Roman 10"/>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D8A5D2-0540-4D12-8682-B788989138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WordTeX Assignment.dotx</Template>
  <TotalTime>1</TotalTime>
  <Pages>15</Pages>
  <Words>2596</Words>
  <Characters>13712</Characters>
  <Application>Microsoft Office Word</Application>
  <DocSecurity>0</DocSecurity>
  <Lines>279</Lines>
  <Paragraphs>98</Paragraphs>
  <ScaleCrop>false</ScaleCrop>
  <HeadingPairs>
    <vt:vector size="4" baseType="variant">
      <vt:variant>
        <vt:lpstr>Titolo</vt:lpstr>
      </vt:variant>
      <vt:variant>
        <vt:i4>1</vt:i4>
      </vt:variant>
      <vt:variant>
        <vt:lpstr>Title</vt:lpstr>
      </vt:variant>
      <vt:variant>
        <vt:i4>1</vt:i4>
      </vt:variant>
    </vt:vector>
  </HeadingPairs>
  <TitlesOfParts>
    <vt:vector size="2" baseType="lpstr">
      <vt:lpstr/>
      <vt:lpstr>WordTeX</vt:lpstr>
    </vt:vector>
  </TitlesOfParts>
  <Company/>
  <LinksUpToDate>false</LinksUpToDate>
  <CharactersWithSpaces>16210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Alessio Sopranzi</dc:creator>
  <cp:keywords/>
  <dc:description/>
  <cp:lastModifiedBy>Alessio Sopranzi - Intrawelt</cp:lastModifiedBy>
  <cp:revision>2</cp:revision>
  <cp:lastPrinted>2018-03-14T00:03:00Z</cp:lastPrinted>
  <dcterms:created xsi:type="dcterms:W3CDTF">2026-01-29T16:10:00Z</dcterms:created>
  <dcterms:modified xsi:type="dcterms:W3CDTF">2026-01-29T16:10:00Z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6th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ies>
</file>